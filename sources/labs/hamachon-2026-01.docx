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2926" w:rsidDel="00933B85" w:rsidRDefault="00902926">
      <w:pPr>
        <w:bidi/>
        <w:spacing w:after="0"/>
        <w:rPr>
          <w:del w:id="0" w:author="user" w:date="2026-02-05T10:57:00Z"/>
          <w:rtl/>
        </w:rPr>
        <w:pPrChange w:id="1" w:author="user" w:date="2026-02-05T10:57:00Z">
          <w:pPr>
            <w:bidi/>
            <w:spacing w:after="0"/>
          </w:pPr>
        </w:pPrChange>
      </w:pPr>
    </w:p>
    <w:p w:rsidR="00933B85" w:rsidRPr="008868A2" w:rsidRDefault="00C35A01">
      <w:pPr>
        <w:bidi/>
        <w:spacing w:after="0"/>
        <w:rPr>
          <w:rFonts w:cs="Calibri"/>
          <w:b/>
          <w:bCs/>
          <w:sz w:val="24"/>
          <w:szCs w:val="24"/>
          <w:rtl/>
        </w:rPr>
        <w:pPrChange w:id="2" w:author="user" w:date="2026-02-05T10:57:00Z">
          <w:pPr>
            <w:bidi/>
          </w:pPr>
        </w:pPrChange>
      </w:pPr>
      <w:r w:rsidRPr="008868A2">
        <w:rPr>
          <w:rFonts w:cs="Calibri"/>
          <w:b/>
          <w:bCs/>
          <w:sz w:val="24"/>
          <w:szCs w:val="24"/>
          <w:rtl/>
        </w:rPr>
        <w:t>המטולוגיה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9"/>
        <w:gridCol w:w="1937"/>
        <w:gridCol w:w="1249"/>
        <w:gridCol w:w="2605"/>
      </w:tblGrid>
      <w:tr w:rsidR="00C35A01" w:rsidRPr="00102E95" w:rsidTr="00102E95">
        <w:tc>
          <w:tcPr>
            <w:tcW w:w="3656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984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1276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2660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C35A01" w:rsidRPr="00102E95" w:rsidTr="00102E95">
        <w:tc>
          <w:tcPr>
            <w:tcW w:w="3656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  <w:rtl/>
              </w:rPr>
              <w:t xml:space="preserve">ספירת דם + פאנל ביוכימי מלא </w:t>
            </w:r>
            <w:r w:rsidRPr="00102E95">
              <w:rPr>
                <w:rFonts w:eastAsia="Times New Roman" w:cs="Calibri"/>
                <w:sz w:val="20"/>
                <w:szCs w:val="20"/>
                <w:u w:val="single"/>
                <w:rtl/>
              </w:rPr>
              <w:t>ללקוח פרטי</w:t>
            </w:r>
          </w:p>
        </w:tc>
        <w:tc>
          <w:tcPr>
            <w:tcW w:w="1984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</w:t>
            </w:r>
            <w:r w:rsidRPr="00102E95">
              <w:rPr>
                <w:rFonts w:eastAsia="Times New Roman" w:cs="Calibri"/>
                <w:sz w:val="20"/>
                <w:szCs w:val="20"/>
                <w:lang w:val="ru-RU"/>
              </w:rPr>
              <w:t xml:space="preserve">188 + </w:t>
            </w:r>
            <w:r w:rsidRPr="00102E95">
              <w:rPr>
                <w:rFonts w:eastAsia="Times New Roman" w:cs="Calibri"/>
                <w:sz w:val="20"/>
                <w:szCs w:val="20"/>
              </w:rPr>
              <w:t>L195</w:t>
            </w:r>
          </w:p>
        </w:tc>
        <w:tc>
          <w:tcPr>
            <w:tcW w:w="1276" w:type="dxa"/>
          </w:tcPr>
          <w:p w:rsidR="00C35A01" w:rsidRPr="00102E95" w:rsidRDefault="00C35A0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  <w:r w:rsidRPr="00102E95">
              <w:rPr>
                <w:rFonts w:eastAsia="Times New Roman" w:cs="Calibri"/>
                <w:sz w:val="20"/>
                <w:szCs w:val="20"/>
                <w:lang w:val="ru-RU"/>
              </w:rPr>
              <w:t>320</w:t>
            </w:r>
          </w:p>
        </w:tc>
        <w:tc>
          <w:tcPr>
            <w:tcW w:w="2660" w:type="dxa"/>
          </w:tcPr>
          <w:p w:rsidR="00C35A01" w:rsidRPr="00586325" w:rsidRDefault="00586325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586325"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ללא </w:t>
            </w:r>
            <w:del w:id="3" w:author="user" w:date="2026-01-11T15:55:00Z">
              <w:r w:rsidRPr="00586325" w:rsidDel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delText>הערכה</w:delText>
              </w:r>
            </w:del>
            <w:ins w:id="4" w:author="user" w:date="2026-01-11T15:55:00Z">
              <w:r w:rsidR="00A44D13" w:rsidRPr="00586325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הערכ</w:t>
              </w:r>
              <w:r w:rsidR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ת רופא</w:t>
              </w:r>
            </w:ins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  <w:rtl/>
              </w:rPr>
              <w:t xml:space="preserve">ספירת דם + פאנל ביוכימי מלא </w:t>
            </w:r>
            <w:r w:rsidRPr="00102E95">
              <w:rPr>
                <w:rFonts w:eastAsia="Times New Roman" w:cs="Calibri"/>
                <w:sz w:val="20"/>
                <w:szCs w:val="20"/>
                <w:u w:val="single"/>
                <w:rtl/>
              </w:rPr>
              <w:t>ללקוח פרטי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</w:t>
            </w:r>
            <w:r w:rsidRPr="00102E95">
              <w:rPr>
                <w:rFonts w:eastAsia="Times New Roman" w:cs="Calibri"/>
                <w:sz w:val="20"/>
                <w:szCs w:val="20"/>
                <w:lang w:val="ru-RU"/>
              </w:rPr>
              <w:t xml:space="preserve">188 + </w:t>
            </w:r>
            <w:r w:rsidRPr="00102E95">
              <w:rPr>
                <w:rFonts w:eastAsia="Times New Roman" w:cs="Calibri"/>
                <w:sz w:val="20"/>
                <w:szCs w:val="20"/>
              </w:rPr>
              <w:t>L195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lang w:val="ru-RU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  <w:lang w:val="ru-RU"/>
              </w:rPr>
              <w:t>380</w:t>
            </w:r>
          </w:p>
        </w:tc>
        <w:tc>
          <w:tcPr>
            <w:tcW w:w="2660" w:type="dxa"/>
          </w:tcPr>
          <w:p w:rsidR="00586325" w:rsidRPr="00586325" w:rsidRDefault="00586325" w:rsidP="0058632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586325"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כולל </w:t>
            </w:r>
            <w:ins w:id="5" w:author="user" w:date="2026-01-11T15:55:00Z">
              <w:r w:rsidR="00A44D13" w:rsidRPr="00586325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הערכ</w:t>
              </w:r>
              <w:r w:rsidR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ת רופא</w:t>
              </w:r>
            </w:ins>
            <w:del w:id="6" w:author="user" w:date="2026-01-11T15:55:00Z">
              <w:r w:rsidRPr="00586325" w:rsidDel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delText>הערכה</w:delText>
              </w:r>
            </w:del>
          </w:p>
        </w:tc>
      </w:tr>
      <w:tr w:rsidR="00586325" w:rsidRPr="00102E95" w:rsidTr="00102E95">
        <w:tc>
          <w:tcPr>
            <w:tcW w:w="3656" w:type="dxa"/>
          </w:tcPr>
          <w:p w:rsidR="00586325" w:rsidRPr="00326607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26607">
              <w:rPr>
                <w:rFonts w:eastAsia="Times New Roman" w:cs="Calibri"/>
                <w:sz w:val="20"/>
                <w:szCs w:val="20"/>
                <w:rtl/>
              </w:rPr>
              <w:t xml:space="preserve">ספירת דם + פאנל ביוכימי מלא </w:t>
            </w:r>
            <w:r w:rsidRPr="00326607">
              <w:rPr>
                <w:rFonts w:eastAsia="Times New Roman" w:cs="Calibri"/>
                <w:sz w:val="20"/>
                <w:szCs w:val="20"/>
                <w:u w:val="single"/>
                <w:rtl/>
              </w:rPr>
              <w:t>ל</w:t>
            </w:r>
            <w:ins w:id="7" w:author="user" w:date="2026-01-11T15:55:00Z">
              <w:r w:rsidR="00A44D13">
                <w:rPr>
                  <w:rFonts w:eastAsia="Times New Roman" w:cs="Calibri" w:hint="cs"/>
                  <w:sz w:val="20"/>
                  <w:szCs w:val="20"/>
                  <w:u w:val="single"/>
                  <w:rtl/>
                </w:rPr>
                <w:t>ו</w:t>
              </w:r>
            </w:ins>
            <w:r w:rsidRPr="00326607">
              <w:rPr>
                <w:rFonts w:eastAsia="Times New Roman" w:cs="Calibri"/>
                <w:sz w:val="20"/>
                <w:szCs w:val="20"/>
                <w:u w:val="single"/>
                <w:rtl/>
              </w:rPr>
              <w:t>וטרינר</w:t>
            </w:r>
          </w:p>
        </w:tc>
        <w:tc>
          <w:tcPr>
            <w:tcW w:w="1984" w:type="dxa"/>
          </w:tcPr>
          <w:p w:rsidR="00586325" w:rsidRPr="00326607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26607">
              <w:rPr>
                <w:rFonts w:eastAsia="Times New Roman" w:cs="Calibri"/>
                <w:sz w:val="20"/>
                <w:szCs w:val="20"/>
              </w:rPr>
              <w:t>L</w:t>
            </w:r>
            <w:r w:rsidRPr="00326607">
              <w:rPr>
                <w:rFonts w:eastAsia="Times New Roman" w:cs="Calibri"/>
                <w:sz w:val="20"/>
                <w:szCs w:val="20"/>
                <w:lang w:val="ru-RU"/>
              </w:rPr>
              <w:t xml:space="preserve">188 + </w:t>
            </w:r>
            <w:r w:rsidRPr="00326607">
              <w:rPr>
                <w:rFonts w:eastAsia="Times New Roman" w:cs="Calibri"/>
                <w:sz w:val="20"/>
                <w:szCs w:val="20"/>
              </w:rPr>
              <w:t>L195</w:t>
            </w:r>
          </w:p>
        </w:tc>
        <w:tc>
          <w:tcPr>
            <w:tcW w:w="1276" w:type="dxa"/>
          </w:tcPr>
          <w:p w:rsidR="00586325" w:rsidRPr="00326607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250</w:t>
            </w:r>
          </w:p>
        </w:tc>
        <w:tc>
          <w:tcPr>
            <w:tcW w:w="2660" w:type="dxa"/>
          </w:tcPr>
          <w:p w:rsidR="00586325" w:rsidRPr="00586325" w:rsidRDefault="00586325" w:rsidP="0058632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586325"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ללא </w:t>
            </w:r>
            <w:ins w:id="8" w:author="user" w:date="2026-01-11T15:55:00Z">
              <w:r w:rsidR="00A44D13" w:rsidRPr="00586325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הערכ</w:t>
              </w:r>
              <w:r w:rsidR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ת רופא</w:t>
              </w:r>
            </w:ins>
            <w:del w:id="9" w:author="user" w:date="2026-01-11T15:55:00Z">
              <w:r w:rsidRPr="00586325" w:rsidDel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delText>הערכה</w:delText>
              </w:r>
            </w:del>
          </w:p>
        </w:tc>
      </w:tr>
      <w:tr w:rsidR="00586325" w:rsidRPr="00102E95" w:rsidTr="00102E95">
        <w:tc>
          <w:tcPr>
            <w:tcW w:w="3656" w:type="dxa"/>
          </w:tcPr>
          <w:p w:rsidR="00586325" w:rsidRPr="00326607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26607">
              <w:rPr>
                <w:rFonts w:eastAsia="Times New Roman" w:cs="Calibri"/>
                <w:sz w:val="20"/>
                <w:szCs w:val="20"/>
                <w:rtl/>
              </w:rPr>
              <w:t xml:space="preserve">ספירת דם + פאנל ביוכימי מלא </w:t>
            </w:r>
            <w:r w:rsidRPr="00326607">
              <w:rPr>
                <w:rFonts w:eastAsia="Times New Roman" w:cs="Calibri"/>
                <w:sz w:val="20"/>
                <w:szCs w:val="20"/>
                <w:u w:val="single"/>
                <w:rtl/>
              </w:rPr>
              <w:t>לו</w:t>
            </w:r>
            <w:ins w:id="10" w:author="user" w:date="2026-01-11T15:55:00Z">
              <w:r w:rsidR="00A44D13">
                <w:rPr>
                  <w:rFonts w:eastAsia="Times New Roman" w:cs="Calibri" w:hint="cs"/>
                  <w:sz w:val="20"/>
                  <w:szCs w:val="20"/>
                  <w:u w:val="single"/>
                  <w:rtl/>
                </w:rPr>
                <w:t>ו</w:t>
              </w:r>
            </w:ins>
            <w:r w:rsidRPr="00326607">
              <w:rPr>
                <w:rFonts w:eastAsia="Times New Roman" w:cs="Calibri"/>
                <w:sz w:val="20"/>
                <w:szCs w:val="20"/>
                <w:u w:val="single"/>
                <w:rtl/>
              </w:rPr>
              <w:t>טרינר</w:t>
            </w:r>
          </w:p>
        </w:tc>
        <w:tc>
          <w:tcPr>
            <w:tcW w:w="1984" w:type="dxa"/>
          </w:tcPr>
          <w:p w:rsidR="00586325" w:rsidRPr="00326607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26607">
              <w:rPr>
                <w:rFonts w:eastAsia="Times New Roman" w:cs="Calibri"/>
                <w:sz w:val="20"/>
                <w:szCs w:val="20"/>
              </w:rPr>
              <w:t>L</w:t>
            </w:r>
            <w:r w:rsidRPr="00326607">
              <w:rPr>
                <w:rFonts w:eastAsia="Times New Roman" w:cs="Calibri"/>
                <w:sz w:val="20"/>
                <w:szCs w:val="20"/>
                <w:lang w:val="ru-RU"/>
              </w:rPr>
              <w:t xml:space="preserve">188 + </w:t>
            </w:r>
            <w:r w:rsidRPr="00326607">
              <w:rPr>
                <w:rFonts w:eastAsia="Times New Roman" w:cs="Calibri"/>
                <w:sz w:val="20"/>
                <w:szCs w:val="20"/>
              </w:rPr>
              <w:t>L195</w:t>
            </w:r>
          </w:p>
        </w:tc>
        <w:tc>
          <w:tcPr>
            <w:tcW w:w="1276" w:type="dxa"/>
          </w:tcPr>
          <w:p w:rsidR="0058632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300</w:t>
            </w:r>
          </w:p>
        </w:tc>
        <w:tc>
          <w:tcPr>
            <w:tcW w:w="2660" w:type="dxa"/>
          </w:tcPr>
          <w:p w:rsidR="00586325" w:rsidRPr="00586325" w:rsidRDefault="00586325" w:rsidP="0058632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586325">
              <w:rPr>
                <w:rFonts w:eastAsia="Times New Roman" w:cs="Calibri" w:hint="cs"/>
                <w:b/>
                <w:bCs/>
                <w:sz w:val="20"/>
                <w:szCs w:val="20"/>
                <w:rtl/>
              </w:rPr>
              <w:t xml:space="preserve">כולל </w:t>
            </w:r>
            <w:ins w:id="11" w:author="user" w:date="2026-01-11T15:55:00Z">
              <w:r w:rsidR="00A44D13" w:rsidRPr="00586325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הערכ</w:t>
              </w:r>
              <w:r w:rsidR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t>ת רופא</w:t>
              </w:r>
            </w:ins>
            <w:del w:id="12" w:author="user" w:date="2026-01-11T15:55:00Z">
              <w:r w:rsidRPr="00586325" w:rsidDel="00A44D13">
                <w:rPr>
                  <w:rFonts w:eastAsia="Times New Roman" w:cs="Calibri" w:hint="cs"/>
                  <w:b/>
                  <w:bCs/>
                  <w:sz w:val="20"/>
                  <w:szCs w:val="20"/>
                  <w:rtl/>
                </w:rPr>
                <w:delText>הערכה</w:delText>
              </w:r>
            </w:del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  <w:rtl/>
              </w:rPr>
              <w:t>ספירת דם ומשטח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L188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180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משטח דם בלבד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L604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140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צביעת רטיקולוציטים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L611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120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התאמת דם 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L623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120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קביעת סוג דם בחתול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L0200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160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בחתול בלבד</w:t>
            </w: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קביעת סוג דם בחתול </w:t>
            </w:r>
            <w:r w:rsidRPr="00102E95">
              <w:rPr>
                <w:rFonts w:eastAsia="Times New Roman" w:cs="Calibri"/>
                <w:sz w:val="20"/>
                <w:szCs w:val="20"/>
              </w:rPr>
              <w:t>x2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L0199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220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בחתול בלבד</w:t>
            </w: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מבחן אגלוטינציה</w:t>
            </w:r>
            <w:ins w:id="13" w:author="user" w:date="2026-01-11T15:56:00Z">
              <w:r w:rsidR="00A44D13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</w:t>
              </w:r>
              <w:proofErr w:type="spellStart"/>
              <w:r w:rsidR="00A44D13">
                <w:rPr>
                  <w:rFonts w:eastAsia="Times New Roman" w:cs="Calibri" w:hint="cs"/>
                  <w:sz w:val="20"/>
                  <w:szCs w:val="20"/>
                  <w:rtl/>
                </w:rPr>
                <w:t>בסליין</w:t>
              </w:r>
            </w:ins>
            <w:proofErr w:type="spellEnd"/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L202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110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A44D13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14" w:author="user" w:date="2026-01-11T15:56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מבחן </w:t>
              </w:r>
            </w:ins>
            <w:r w:rsidR="00586325"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שבירות אוסמוטית </w:t>
            </w:r>
            <w:proofErr w:type="spellStart"/>
            <w:r w:rsidR="00586325" w:rsidRPr="00102E95">
              <w:rPr>
                <w:rFonts w:eastAsia="Times New Roman" w:cs="Calibri" w:hint="cs"/>
                <w:sz w:val="20"/>
                <w:szCs w:val="20"/>
                <w:rtl/>
              </w:rPr>
              <w:t>לאריתרוציטים</w:t>
            </w:r>
            <w:proofErr w:type="spellEnd"/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L629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120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86325" w:rsidRPr="00102E95" w:rsidTr="00102E95">
        <w:tc>
          <w:tcPr>
            <w:tcW w:w="365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מבחן </w:t>
            </w:r>
            <w:proofErr w:type="spellStart"/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קומבס</w:t>
            </w:r>
            <w:proofErr w:type="spellEnd"/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 (כלב)</w:t>
            </w:r>
          </w:p>
        </w:tc>
        <w:tc>
          <w:tcPr>
            <w:tcW w:w="1984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02E95">
              <w:rPr>
                <w:rFonts w:eastAsia="Times New Roman" w:cs="Calibri" w:hint="cs"/>
                <w:sz w:val="20"/>
                <w:szCs w:val="20"/>
              </w:rPr>
              <w:t>L</w:t>
            </w:r>
            <w:r w:rsidRPr="00102E95">
              <w:rPr>
                <w:rFonts w:eastAsia="Times New Roman" w:cs="Calibri"/>
                <w:sz w:val="20"/>
                <w:szCs w:val="20"/>
              </w:rPr>
              <w:t>10251</w:t>
            </w:r>
          </w:p>
        </w:tc>
        <w:tc>
          <w:tcPr>
            <w:tcW w:w="1276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/>
                <w:sz w:val="20"/>
                <w:szCs w:val="20"/>
              </w:rPr>
              <w:t>310</w:t>
            </w:r>
          </w:p>
        </w:tc>
        <w:tc>
          <w:tcPr>
            <w:tcW w:w="2660" w:type="dxa"/>
          </w:tcPr>
          <w:p w:rsidR="00586325" w:rsidRPr="00102E95" w:rsidRDefault="00586325" w:rsidP="0058632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>בכלב</w:t>
            </w:r>
            <w:del w:id="15" w:author="user" w:date="2026-01-11T15:56:00Z">
              <w:r w:rsidRPr="00102E95" w:rsidDel="00A44D13">
                <w:rPr>
                  <w:rFonts w:eastAsia="Times New Roman" w:cs="Calibri" w:hint="cs"/>
                  <w:sz w:val="20"/>
                  <w:szCs w:val="20"/>
                  <w:rtl/>
                </w:rPr>
                <w:delText>ים</w:delText>
              </w:r>
            </w:del>
            <w:r w:rsidRPr="00102E95">
              <w:rPr>
                <w:rFonts w:eastAsia="Times New Roman" w:cs="Calibri" w:hint="cs"/>
                <w:sz w:val="20"/>
                <w:szCs w:val="20"/>
                <w:rtl/>
              </w:rPr>
              <w:t xml:space="preserve"> בלבד</w:t>
            </w:r>
          </w:p>
        </w:tc>
      </w:tr>
    </w:tbl>
    <w:p w:rsidR="008868A2" w:rsidRPr="008868A2" w:rsidRDefault="008868A2" w:rsidP="008868A2">
      <w:pPr>
        <w:bidi/>
        <w:rPr>
          <w:rFonts w:cs="Calibri"/>
          <w:b/>
          <w:bCs/>
          <w:sz w:val="24"/>
          <w:szCs w:val="24"/>
          <w:rtl/>
        </w:rPr>
      </w:pPr>
      <w:r w:rsidRPr="008868A2">
        <w:rPr>
          <w:rFonts w:cs="Calibri" w:hint="cs"/>
          <w:b/>
          <w:bCs/>
          <w:sz w:val="24"/>
          <w:szCs w:val="24"/>
          <w:rtl/>
        </w:rPr>
        <w:t xml:space="preserve">ציטולוגיה </w:t>
      </w:r>
    </w:p>
    <w:tbl>
      <w:tblPr>
        <w:tblpPr w:leftFromText="180" w:rightFromText="180" w:vertAnchor="text" w:horzAnchor="margin" w:tblpY="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6"/>
        <w:gridCol w:w="1921"/>
        <w:gridCol w:w="590"/>
        <w:gridCol w:w="3893"/>
      </w:tblGrid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48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 w:hint="cs"/>
                <w:sz w:val="20"/>
                <w:szCs w:val="20"/>
              </w:rPr>
              <w:t>L</w:t>
            </w:r>
            <w:r w:rsidRPr="001A14B4">
              <w:rPr>
                <w:rFonts w:eastAsia="Times New Roman" w:cs="Calibri"/>
                <w:sz w:val="20"/>
                <w:szCs w:val="20"/>
              </w:rPr>
              <w:t>233</w:t>
            </w:r>
          </w:p>
        </w:tc>
        <w:tc>
          <w:tcPr>
            <w:tcW w:w="482" w:type="dxa"/>
          </w:tcPr>
          <w:p w:rsidR="006253EF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280</w:t>
            </w:r>
          </w:p>
        </w:tc>
        <w:tc>
          <w:tcPr>
            <w:tcW w:w="4052" w:type="dxa"/>
          </w:tcPr>
          <w:p w:rsidR="006253EF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עד 2 מיקומים אנטומים (עד </w:t>
            </w:r>
            <w:del w:id="16" w:author="user" w:date="2026-01-11T15:56:00Z">
              <w:r w:rsidDel="00A44D13">
                <w:rPr>
                  <w:rFonts w:eastAsia="Times New Roman" w:cs="Calibri" w:hint="cs"/>
                  <w:sz w:val="20"/>
                  <w:szCs w:val="20"/>
                  <w:rtl/>
                </w:rPr>
                <w:delText xml:space="preserve">5 </w:delText>
              </w:r>
            </w:del>
            <w:ins w:id="17" w:author="user" w:date="2026-01-11T15:56:00Z">
              <w:r w:rsidR="00A44D13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3 </w:t>
              </w:r>
            </w:ins>
            <w:r>
              <w:rPr>
                <w:rFonts w:eastAsia="Times New Roman" w:cs="Calibri" w:hint="cs"/>
                <w:sz w:val="20"/>
                <w:szCs w:val="20"/>
                <w:rtl/>
              </w:rPr>
              <w:t>משטחים ל</w:t>
            </w:r>
            <w:del w:id="18" w:author="user" w:date="2026-01-11T15:56:00Z">
              <w:r w:rsidDel="00A44D13">
                <w:rPr>
                  <w:rFonts w:eastAsia="Times New Roman" w:cs="Calibri" w:hint="cs"/>
                  <w:sz w:val="20"/>
                  <w:szCs w:val="20"/>
                  <w:rtl/>
                </w:rPr>
                <w:delText xml:space="preserve">כל </w:delText>
              </w:r>
            </w:del>
            <w:r>
              <w:rPr>
                <w:rFonts w:eastAsia="Times New Roman" w:cs="Calibri" w:hint="cs"/>
                <w:sz w:val="20"/>
                <w:szCs w:val="20"/>
                <w:rtl/>
              </w:rPr>
              <w:t>מיקום אנטומי)</w:t>
            </w: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ציטולוגיה - משטח נוסף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L2331</w:t>
            </w:r>
          </w:p>
        </w:tc>
        <w:tc>
          <w:tcPr>
            <w:tcW w:w="48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30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עלות תוספת משטח לבדיקה 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L</w:t>
            </w:r>
            <w:r w:rsidRPr="001A14B4">
              <w:rPr>
                <w:rFonts w:eastAsia="Times New Roman" w:cs="Calibri"/>
                <w:sz w:val="20"/>
                <w:szCs w:val="20"/>
                <w:lang w:val="ru-RU"/>
              </w:rPr>
              <w:t>233</w:t>
            </w:r>
          </w:p>
        </w:tc>
      </w:tr>
      <w:tr w:rsidR="00586325" w:rsidRPr="006253EF" w:rsidTr="00F55E03">
        <w:tc>
          <w:tcPr>
            <w:tcW w:w="3055" w:type="dxa"/>
          </w:tcPr>
          <w:p w:rsidR="00586325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</w:t>
            </w:r>
            <w:r>
              <w:rPr>
                <w:rFonts w:eastAsia="Times New Roman" w:cs="Calibri"/>
                <w:sz w:val="20"/>
                <w:szCs w:val="20"/>
                <w:rtl/>
              </w:rPr>
              <w:t>–</w:t>
            </w: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 מיקום אנטומי נוסף</w:t>
            </w:r>
          </w:p>
        </w:tc>
        <w:tc>
          <w:tcPr>
            <w:tcW w:w="1987" w:type="dxa"/>
          </w:tcPr>
          <w:p w:rsidR="00586325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</w:rPr>
              <w:t>L</w:t>
            </w:r>
            <w:r>
              <w:rPr>
                <w:rFonts w:eastAsia="Times New Roman" w:cs="Calibri"/>
                <w:sz w:val="20"/>
                <w:szCs w:val="20"/>
              </w:rPr>
              <w:t>2332</w:t>
            </w:r>
          </w:p>
        </w:tc>
        <w:tc>
          <w:tcPr>
            <w:tcW w:w="482" w:type="dxa"/>
          </w:tcPr>
          <w:p w:rsidR="00586325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100</w:t>
            </w:r>
          </w:p>
        </w:tc>
        <w:tc>
          <w:tcPr>
            <w:tcW w:w="4052" w:type="dxa"/>
          </w:tcPr>
          <w:p w:rsidR="00586325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עלות למיקום אנטומי נוסף</w:t>
            </w:r>
            <w:ins w:id="19" w:author="user" w:date="2026-01-11T15:56:00Z">
              <w:r w:rsidR="00A44D13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(עד 3 סליידים)</w:t>
              </w:r>
            </w:ins>
          </w:p>
        </w:tc>
      </w:tr>
      <w:tr w:rsidR="006253EF" w:rsidRPr="006253EF" w:rsidTr="00F55E03">
        <w:trPr>
          <w:trHeight w:val="679"/>
        </w:trPr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  <w:lang w:val="ru-RU"/>
              </w:rPr>
              <w:t xml:space="preserve"> חוזרת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L233</w:t>
            </w:r>
            <w:r w:rsidR="00586325">
              <w:rPr>
                <w:rFonts w:eastAsia="Times New Roman" w:cs="Calibri"/>
                <w:sz w:val="20"/>
                <w:szCs w:val="20"/>
              </w:rPr>
              <w:t>3</w:t>
            </w:r>
          </w:p>
        </w:tc>
        <w:tc>
          <w:tcPr>
            <w:tcW w:w="482" w:type="dxa"/>
          </w:tcPr>
          <w:p w:rsidR="006253EF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150</w:t>
            </w:r>
          </w:p>
        </w:tc>
        <w:tc>
          <w:tcPr>
            <w:tcW w:w="4052" w:type="dxa"/>
          </w:tcPr>
          <w:p w:rsidR="006253EF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חוזרת - תוספת משטחים </w:t>
            </w:r>
            <w:ins w:id="20" w:author="user" w:date="2026-01-11T15:57:00Z">
              <w:r w:rsidR="006651FE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מאותו מיקום אנטומי </w:t>
              </w:r>
            </w:ins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לציטולוגיה קודמת שלא </w:t>
            </w:r>
            <w:r w:rsidR="00326607">
              <w:rPr>
                <w:rFonts w:eastAsia="Times New Roman" w:cs="Calibri" w:hint="cs"/>
                <w:sz w:val="20"/>
                <w:szCs w:val="20"/>
                <w:rtl/>
              </w:rPr>
              <w:t xml:space="preserve">היו בה משטחים אבחנתיים </w:t>
            </w:r>
            <w:r w:rsidR="00326607">
              <w:rPr>
                <w:rFonts w:eastAsia="Times New Roman" w:cs="Calibri"/>
                <w:sz w:val="20"/>
                <w:szCs w:val="20"/>
                <w:rtl/>
              </w:rPr>
              <w:t>–</w:t>
            </w:r>
            <w:r w:rsidR="00326607">
              <w:rPr>
                <w:rFonts w:eastAsia="Times New Roman" w:cs="Calibri" w:hint="cs"/>
                <w:sz w:val="20"/>
                <w:szCs w:val="20"/>
                <w:rtl/>
              </w:rPr>
              <w:t xml:space="preserve"> עד 5 משטחים</w:t>
            </w:r>
          </w:p>
          <w:p w:rsidR="001077F6" w:rsidRPr="001A14B4" w:rsidRDefault="001077F6" w:rsidP="001077F6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מגרד עור צבוע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L613</w:t>
            </w:r>
          </w:p>
        </w:tc>
        <w:tc>
          <w:tcPr>
            <w:tcW w:w="48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120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משטח אוזן צבוע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L616</w:t>
            </w:r>
          </w:p>
        </w:tc>
        <w:tc>
          <w:tcPr>
            <w:tcW w:w="482" w:type="dxa"/>
          </w:tcPr>
          <w:p w:rsidR="006253EF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150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CSF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</w:t>
            </w:r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ציטוספין</w:t>
            </w:r>
            <w:proofErr w:type="spellEnd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)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L599</w:t>
            </w:r>
          </w:p>
        </w:tc>
        <w:tc>
          <w:tcPr>
            <w:tcW w:w="482" w:type="dxa"/>
          </w:tcPr>
          <w:p w:rsidR="006253EF" w:rsidRPr="001A14B4" w:rsidRDefault="00586325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220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</w:t>
            </w:r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בציטוספין</w:t>
            </w:r>
            <w:proofErr w:type="spellEnd"/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L0594</w:t>
            </w:r>
          </w:p>
        </w:tc>
        <w:tc>
          <w:tcPr>
            <w:tcW w:w="482" w:type="dxa"/>
          </w:tcPr>
          <w:p w:rsidR="006253EF" w:rsidRPr="001A14B4" w:rsidRDefault="00F55E03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240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אנליזת נוזל גוף 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L597</w:t>
            </w:r>
          </w:p>
        </w:tc>
        <w:tc>
          <w:tcPr>
            <w:tcW w:w="482" w:type="dxa"/>
          </w:tcPr>
          <w:p w:rsidR="006253EF" w:rsidRPr="001A14B4" w:rsidRDefault="00F55E03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240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כולל </w:t>
            </w:r>
            <w:r w:rsidRPr="001A14B4">
              <w:rPr>
                <w:rFonts w:eastAsia="Times New Roman" w:cs="Calibri"/>
                <w:sz w:val="20"/>
                <w:szCs w:val="20"/>
                <w:rtl/>
              </w:rPr>
              <w:t>–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PC</w:t>
            </w:r>
            <w:r w:rsidRPr="001A14B4">
              <w:rPr>
                <w:rFonts w:eastAsia="Times New Roman" w:cs="Calibri"/>
                <w:sz w:val="20"/>
                <w:szCs w:val="20"/>
              </w:rPr>
              <w:t>V/TS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, משטח ישיר, </w:t>
            </w:r>
            <w:ins w:id="21" w:author="user" w:date="2026-01-11T15:58:00Z">
              <w:r w:rsidR="006651FE">
                <w:rPr>
                  <w:rFonts w:eastAsia="Times New Roman" w:cs="Calibri" w:hint="cs"/>
                  <w:sz w:val="20"/>
                  <w:szCs w:val="20"/>
                  <w:rtl/>
                </w:rPr>
                <w:t>ציטולוגיה ב</w:t>
              </w:r>
            </w:ins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משטח </w:t>
            </w:r>
            <w:ins w:id="22" w:author="user" w:date="2026-01-11T15:58:00Z">
              <w:r w:rsidR="006651FE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מנוזל </w:t>
              </w:r>
            </w:ins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מסורכז</w:t>
            </w:r>
            <w:proofErr w:type="spellEnd"/>
          </w:p>
        </w:tc>
      </w:tr>
      <w:tr w:rsidR="006253EF" w:rsidRPr="006253EF" w:rsidTr="00F55E03">
        <w:tc>
          <w:tcPr>
            <w:tcW w:w="3055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ציטולוגיה מח עצם </w:t>
            </w:r>
          </w:p>
        </w:tc>
        <w:tc>
          <w:tcPr>
            <w:tcW w:w="1987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L600</w:t>
            </w:r>
          </w:p>
        </w:tc>
        <w:tc>
          <w:tcPr>
            <w:tcW w:w="482" w:type="dxa"/>
          </w:tcPr>
          <w:p w:rsidR="006253EF" w:rsidRPr="001A14B4" w:rsidRDefault="00F55E03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410</w:t>
            </w:r>
          </w:p>
        </w:tc>
        <w:tc>
          <w:tcPr>
            <w:tcW w:w="4052" w:type="dxa"/>
          </w:tcPr>
          <w:p w:rsidR="006253EF" w:rsidRPr="001A14B4" w:rsidRDefault="006253EF" w:rsidP="001A6FA2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</w:tbl>
    <w:p w:rsidR="00E617F9" w:rsidRPr="006A144B" w:rsidRDefault="00E617F9" w:rsidP="006A144B">
      <w:pPr>
        <w:bidi/>
        <w:rPr>
          <w:rFonts w:cs="Calibri"/>
          <w:b/>
          <w:bCs/>
          <w:rtl/>
        </w:rPr>
      </w:pPr>
      <w:r w:rsidRPr="00E617F9">
        <w:rPr>
          <w:rFonts w:cs="Calibri" w:hint="cs"/>
          <w:b/>
          <w:bCs/>
          <w:rtl/>
        </w:rPr>
        <w:t>סרולוגיה /</w:t>
      </w:r>
      <w:r w:rsidRPr="00E617F9">
        <w:rPr>
          <w:rFonts w:cs="Calibri" w:hint="cs"/>
          <w:b/>
          <w:bCs/>
        </w:rPr>
        <w:t xml:space="preserve"> PCR</w:t>
      </w:r>
    </w:p>
    <w:tbl>
      <w:tblPr>
        <w:tblpPr w:leftFromText="180" w:rightFromText="180" w:vertAnchor="text" w:horzAnchor="margin" w:tblpY="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1"/>
        <w:gridCol w:w="1668"/>
        <w:gridCol w:w="1660"/>
        <w:gridCol w:w="2211"/>
      </w:tblGrid>
      <w:tr w:rsidR="00E617F9" w:rsidRPr="006253EF" w:rsidTr="006A144B">
        <w:tc>
          <w:tcPr>
            <w:tcW w:w="3906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FIV/FeLV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(סרולוגיה)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L225</w:t>
            </w:r>
          </w:p>
        </w:tc>
        <w:tc>
          <w:tcPr>
            <w:tcW w:w="1701" w:type="dxa"/>
          </w:tcPr>
          <w:p w:rsidR="00E617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290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23" w:author="user" w:date="2026-01-11T16:13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ארליכיה </w:t>
            </w:r>
            <w:ins w:id="24" w:author="user" w:date="2026-01-11T16:13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קניס</w:t>
              </w:r>
            </w:ins>
            <w:del w:id="25" w:author="user" w:date="2026-01-11T16:13:00Z">
              <w:r w:rsidR="00E617F9" w:rsidRPr="001A14B4" w:rsidDel="00E04310">
                <w:rPr>
                  <w:rFonts w:eastAsia="Times New Roman" w:cs="Calibri" w:hint="cs"/>
                  <w:sz w:val="20"/>
                  <w:szCs w:val="20"/>
                  <w:rtl/>
                </w:rPr>
                <w:delText>(סרולוגיה)</w:delText>
              </w:r>
            </w:del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L229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180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</w:p>
        </w:tc>
      </w:tr>
      <w:tr w:rsidR="00E617F9" w:rsidRPr="006253EF" w:rsidTr="006A144B">
        <w:trPr>
          <w:trHeight w:val="286"/>
        </w:trPr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26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 </w:t>
              </w:r>
            </w:ins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קורונה</w:t>
            </w:r>
            <w:ins w:id="27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וירוס בחתול</w:t>
              </w:r>
            </w:ins>
            <w:del w:id="28" w:author="user" w:date="2026-01-11T16:13:00Z">
              <w:r w:rsidR="00E617F9" w:rsidRPr="001A14B4" w:rsidDel="00E04310">
                <w:rPr>
                  <w:rFonts w:eastAsia="Times New Roman" w:cs="Calibri" w:hint="cs"/>
                  <w:sz w:val="20"/>
                  <w:szCs w:val="20"/>
                  <w:rtl/>
                </w:rPr>
                <w:delText xml:space="preserve"> (סרולוגיה)</w:delText>
              </w:r>
            </w:del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L226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170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29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proofErr w:type="spellStart"/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פרוו</w:t>
            </w:r>
            <w:proofErr w:type="spellEnd"/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(אנטיגן בצואה)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L227</w:t>
            </w:r>
          </w:p>
        </w:tc>
        <w:tc>
          <w:tcPr>
            <w:tcW w:w="1701" w:type="dxa"/>
          </w:tcPr>
          <w:p w:rsidR="00E617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210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F72FB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30" w:author="user" w:date="2026-01-11T16:13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ג'יארדיה (אנטיגן בצואה)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L0619</w:t>
            </w:r>
          </w:p>
        </w:tc>
        <w:tc>
          <w:tcPr>
            <w:tcW w:w="1701" w:type="dxa"/>
          </w:tcPr>
          <w:p w:rsidR="00E617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230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31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ל</w:t>
            </w:r>
            <w:ins w:id="32" w:author="user" w:date="2026-01-11T16:11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יי</w:t>
              </w:r>
            </w:ins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שמניה</w:t>
            </w:r>
            <w:del w:id="33" w:author="user" w:date="2026-01-11T16:12:00Z">
              <w:r w:rsidR="00E617F9" w:rsidRPr="001A14B4" w:rsidDel="00E04310">
                <w:rPr>
                  <w:rFonts w:eastAsia="Times New Roman" w:cs="Calibri" w:hint="cs"/>
                  <w:sz w:val="20"/>
                  <w:szCs w:val="20"/>
                  <w:rtl/>
                </w:rPr>
                <w:delText xml:space="preserve"> (סרולוגיה)</w:delText>
              </w:r>
            </w:del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L593</w:t>
            </w:r>
          </w:p>
        </w:tc>
        <w:tc>
          <w:tcPr>
            <w:tcW w:w="1701" w:type="dxa"/>
          </w:tcPr>
          <w:p w:rsidR="00E617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420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טוקסופלסמה (סרולוגיה, מכון)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L187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250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ניאוספורה</w:t>
            </w:r>
            <w:proofErr w:type="spellEnd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(סרולוגיה, מכון)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L186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250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34" w:author="user" w:date="2026-01-11T16:11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proofErr w:type="spellStart"/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טוקסופלסמה</w:t>
            </w:r>
            <w:proofErr w:type="spellEnd"/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+ </w:t>
            </w:r>
            <w:proofErr w:type="spellStart"/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נ</w:t>
            </w:r>
            <w:del w:id="35" w:author="user" w:date="2026-01-11T16:11:00Z">
              <w:r w:rsidR="00E617F9" w:rsidRPr="001A14B4" w:rsidDel="00E04310">
                <w:rPr>
                  <w:rFonts w:eastAsia="Times New Roman" w:cs="Calibri" w:hint="cs"/>
                  <w:sz w:val="20"/>
                  <w:szCs w:val="20"/>
                  <w:rtl/>
                </w:rPr>
                <w:delText>י</w:delText>
              </w:r>
            </w:del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>אוספורה</w:t>
            </w:r>
            <w:proofErr w:type="spellEnd"/>
            <w:r w:rsidR="00E617F9"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(מכון)</w:t>
            </w:r>
          </w:p>
        </w:tc>
        <w:tc>
          <w:tcPr>
            <w:tcW w:w="1701" w:type="dxa"/>
          </w:tcPr>
          <w:p w:rsidR="00E617F9" w:rsidRPr="001A14B4" w:rsidRDefault="00E617F9" w:rsidP="00E617F9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L605</w:t>
            </w:r>
          </w:p>
        </w:tc>
        <w:tc>
          <w:tcPr>
            <w:tcW w:w="1701" w:type="dxa"/>
          </w:tcPr>
          <w:p w:rsidR="00E617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340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36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proofErr w:type="spellStart"/>
            <w:r w:rsidR="006A144B" w:rsidRPr="001A14B4">
              <w:rPr>
                <w:rFonts w:eastAsia="Times New Roman" w:cs="Calibri" w:hint="cs"/>
                <w:sz w:val="20"/>
                <w:szCs w:val="20"/>
                <w:rtl/>
              </w:rPr>
              <w:t>לפטוספירה</w:t>
            </w:r>
            <w:proofErr w:type="spellEnd"/>
            <w:r w:rsidR="006A144B"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(סרולוגיה, מכון)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L184</w:t>
            </w:r>
          </w:p>
        </w:tc>
        <w:tc>
          <w:tcPr>
            <w:tcW w:w="1701" w:type="dxa"/>
          </w:tcPr>
          <w:p w:rsidR="00E617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250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617F9" w:rsidRPr="006253EF" w:rsidTr="006A144B">
        <w:tc>
          <w:tcPr>
            <w:tcW w:w="3906" w:type="dxa"/>
          </w:tcPr>
          <w:p w:rsidR="00E617F9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37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סרולוגיה: </w:t>
              </w:r>
            </w:ins>
            <w:proofErr w:type="spellStart"/>
            <w:r w:rsidR="006A144B" w:rsidRPr="001A14B4">
              <w:rPr>
                <w:rFonts w:eastAsia="Times New Roman" w:cs="Calibri" w:hint="cs"/>
                <w:sz w:val="20"/>
                <w:szCs w:val="20"/>
                <w:rtl/>
              </w:rPr>
              <w:t>ברוצלה</w:t>
            </w:r>
            <w:proofErr w:type="spellEnd"/>
            <w:r w:rsidR="006A144B"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(סרולוגיה</w:t>
            </w:r>
            <w:ins w:id="38" w:author="user" w:date="2026-01-11T16:12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סקר</w:t>
              </w:r>
            </w:ins>
            <w:r w:rsidR="006A144B" w:rsidRPr="001A14B4">
              <w:rPr>
                <w:rFonts w:eastAsia="Times New Roman" w:cs="Calibri" w:hint="cs"/>
                <w:sz w:val="20"/>
                <w:szCs w:val="20"/>
                <w:rtl/>
              </w:rPr>
              <w:t>, מכון)</w:t>
            </w:r>
          </w:p>
        </w:tc>
        <w:tc>
          <w:tcPr>
            <w:tcW w:w="1701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L0700</w:t>
            </w:r>
          </w:p>
        </w:tc>
        <w:tc>
          <w:tcPr>
            <w:tcW w:w="1701" w:type="dxa"/>
          </w:tcPr>
          <w:p w:rsidR="00E617F9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150</w:t>
            </w:r>
          </w:p>
        </w:tc>
        <w:tc>
          <w:tcPr>
            <w:tcW w:w="2268" w:type="dxa"/>
          </w:tcPr>
          <w:p w:rsidR="00E617F9" w:rsidRPr="001A14B4" w:rsidRDefault="00E617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6253EF" w:rsidTr="006A144B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בדיקת 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PCR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- מעבדת פרופ' גד בנעט</w:t>
            </w:r>
          </w:p>
        </w:tc>
        <w:tc>
          <w:tcPr>
            <w:tcW w:w="1701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L20184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590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</w:tbl>
    <w:p w:rsidR="00E617F9" w:rsidRPr="006A144B" w:rsidRDefault="006A144B" w:rsidP="00E617F9">
      <w:pPr>
        <w:bidi/>
        <w:rPr>
          <w:rFonts w:cs="Calibri"/>
          <w:b/>
          <w:bCs/>
          <w:rtl/>
        </w:rPr>
      </w:pPr>
      <w:r w:rsidRPr="006A144B">
        <w:rPr>
          <w:rFonts w:cs="Calibri" w:hint="cs"/>
          <w:b/>
          <w:bCs/>
          <w:rtl/>
        </w:rPr>
        <w:lastRenderedPageBreak/>
        <w:t xml:space="preserve">ביוכימיה </w:t>
      </w:r>
    </w:p>
    <w:tbl>
      <w:tblPr>
        <w:tblpPr w:leftFromText="180" w:rightFromText="180" w:vertAnchor="text" w:horzAnchor="margin" w:tblpY="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4"/>
        <w:gridCol w:w="1667"/>
        <w:gridCol w:w="1668"/>
        <w:gridCol w:w="2211"/>
      </w:tblGrid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701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1701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פאנל ביוכימי מלא 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L195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310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ביוכימיה 6-8 מדדים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L196</w:t>
            </w:r>
          </w:p>
        </w:tc>
        <w:tc>
          <w:tcPr>
            <w:tcW w:w="1701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190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</w:p>
        </w:tc>
      </w:tr>
      <w:tr w:rsidR="006A144B" w:rsidRPr="001A14B4" w:rsidTr="00102E95">
        <w:trPr>
          <w:trHeight w:val="286"/>
        </w:trPr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ביוכימיה 2-5 מדדים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L197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170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ביוכימיה מדד בודד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L0196</w:t>
            </w:r>
          </w:p>
        </w:tc>
        <w:tc>
          <w:tcPr>
            <w:tcW w:w="1701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140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ליפאז (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DGGR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)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L621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150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</w:rPr>
              <w:t>SDMA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L20200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210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לקטאט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L0197</w:t>
            </w:r>
          </w:p>
        </w:tc>
        <w:tc>
          <w:tcPr>
            <w:tcW w:w="1701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140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חומצות מרה </w:t>
            </w:r>
            <w:r w:rsidR="007F4A4B" w:rsidRPr="001A14B4">
              <w:rPr>
                <w:rFonts w:eastAsia="Times New Roman" w:cs="Calibri"/>
                <w:sz w:val="20"/>
                <w:szCs w:val="20"/>
              </w:rPr>
              <w:t>x1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L93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  <w:lang w:val="ru-RU"/>
              </w:rPr>
              <w:t>230</w:t>
            </w:r>
          </w:p>
        </w:tc>
        <w:tc>
          <w:tcPr>
            <w:tcW w:w="2268" w:type="dxa"/>
          </w:tcPr>
          <w:p w:rsidR="006A144B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39" w:author="user" w:date="2026-01-11T16:10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בצ</w:t>
              </w:r>
            </w:ins>
            <w:ins w:id="40" w:author="user" w:date="2026-01-11T16:11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ום</w:t>
              </w:r>
            </w:ins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7F4A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lang w:val="ru-RU"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חומצות מרה </w:t>
            </w:r>
            <w:r w:rsidRPr="001A14B4">
              <w:rPr>
                <w:rFonts w:eastAsia="Times New Roman" w:cs="Calibri"/>
                <w:sz w:val="20"/>
                <w:szCs w:val="20"/>
              </w:rPr>
              <w:t>x2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L92</w:t>
            </w:r>
          </w:p>
        </w:tc>
        <w:tc>
          <w:tcPr>
            <w:tcW w:w="1701" w:type="dxa"/>
          </w:tcPr>
          <w:p w:rsidR="006A144B" w:rsidRPr="001A14B4" w:rsidRDefault="007F4A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  <w:r w:rsidRPr="001A14B4">
              <w:rPr>
                <w:rFonts w:eastAsia="Times New Roman" w:cs="Calibri"/>
                <w:sz w:val="20"/>
                <w:szCs w:val="20"/>
                <w:lang w:val="ru-RU"/>
              </w:rPr>
              <w:t>370</w:t>
            </w:r>
          </w:p>
        </w:tc>
        <w:tc>
          <w:tcPr>
            <w:tcW w:w="2268" w:type="dxa"/>
          </w:tcPr>
          <w:p w:rsidR="006A144B" w:rsidRPr="001A14B4" w:rsidRDefault="00E0431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41" w:author="user" w:date="2026-01-11T16:11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בצום ולאחר ארוחה</w:t>
              </w:r>
            </w:ins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lang w:val="ru-RU"/>
              </w:rPr>
            </w:pPr>
            <w:del w:id="42" w:author="user" w:date="2026-01-11T16:10:00Z">
              <w:r w:rsidRPr="001A14B4" w:rsidDel="006923C6">
                <w:rPr>
                  <w:rFonts w:eastAsia="Times New Roman" w:cs="Calibri"/>
                  <w:sz w:val="20"/>
                  <w:szCs w:val="20"/>
                </w:rPr>
                <w:delText>BHBA</w:delText>
              </w:r>
            </w:del>
            <w:ins w:id="43" w:author="user" w:date="2026-01-11T16:10:00Z"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>חומצה בטא-</w:t>
              </w:r>
              <w:proofErr w:type="spellStart"/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>הידרוכסי</w:t>
              </w:r>
              <w:proofErr w:type="spellEnd"/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</w:t>
              </w:r>
              <w:proofErr w:type="spellStart"/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>בוטירית</w:t>
              </w:r>
              <w:proofErr w:type="spellEnd"/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(</w:t>
              </w:r>
              <w:r w:rsidR="006923C6">
                <w:rPr>
                  <w:rFonts w:eastAsia="Times New Roman" w:cs="Calibri" w:hint="cs"/>
                  <w:sz w:val="20"/>
                  <w:szCs w:val="20"/>
                </w:rPr>
                <w:t>BHBA</w:t>
              </w:r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>)</w:t>
              </w:r>
            </w:ins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L634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120</w:t>
            </w:r>
          </w:p>
        </w:tc>
        <w:tc>
          <w:tcPr>
            <w:tcW w:w="2268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קטונים בדם</w:t>
            </w: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פרוקטוזמין</w:t>
            </w:r>
            <w:proofErr w:type="spellEnd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L633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200</w:t>
            </w:r>
          </w:p>
        </w:tc>
        <w:tc>
          <w:tcPr>
            <w:tcW w:w="2268" w:type="dxa"/>
          </w:tcPr>
          <w:p w:rsidR="006A144B" w:rsidRPr="001A14B4" w:rsidRDefault="006A144B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A144B" w:rsidRPr="001A14B4" w:rsidTr="00102E95">
        <w:tc>
          <w:tcPr>
            <w:tcW w:w="3906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HbA1c</w:t>
            </w:r>
          </w:p>
        </w:tc>
        <w:tc>
          <w:tcPr>
            <w:tcW w:w="1701" w:type="dxa"/>
          </w:tcPr>
          <w:p w:rsidR="006A144B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L1206</w:t>
            </w:r>
          </w:p>
        </w:tc>
        <w:tc>
          <w:tcPr>
            <w:tcW w:w="1701" w:type="dxa"/>
          </w:tcPr>
          <w:p w:rsidR="006A144B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200</w:t>
            </w:r>
          </w:p>
        </w:tc>
        <w:tc>
          <w:tcPr>
            <w:tcW w:w="2268" w:type="dxa"/>
          </w:tcPr>
          <w:p w:rsidR="006A144B" w:rsidRPr="001A14B4" w:rsidRDefault="006923C6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44" w:author="user" w:date="2026-01-11T16:10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בכלב בלבד</w:t>
              </w:r>
            </w:ins>
          </w:p>
        </w:tc>
      </w:tr>
      <w:tr w:rsidR="00D708CD" w:rsidRPr="001A14B4" w:rsidTr="00102E95">
        <w:tc>
          <w:tcPr>
            <w:tcW w:w="3906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אמוניה</w:t>
            </w:r>
            <w:ins w:id="45" w:author="user" w:date="2026-01-11T16:10:00Z">
              <w:r w:rsidR="006923C6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בפלסמה</w:t>
              </w:r>
            </w:ins>
          </w:p>
        </w:tc>
        <w:tc>
          <w:tcPr>
            <w:tcW w:w="1701" w:type="dxa"/>
          </w:tcPr>
          <w:p w:rsidR="00D708CD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L643</w:t>
            </w:r>
          </w:p>
        </w:tc>
        <w:tc>
          <w:tcPr>
            <w:tcW w:w="1701" w:type="dxa"/>
          </w:tcPr>
          <w:p w:rsidR="00D708CD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150</w:t>
            </w:r>
          </w:p>
        </w:tc>
        <w:tc>
          <w:tcPr>
            <w:tcW w:w="2268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בתיאום מראש בלבד</w:t>
            </w:r>
          </w:p>
        </w:tc>
      </w:tr>
      <w:tr w:rsidR="00D708CD" w:rsidRPr="001A14B4" w:rsidTr="00102E95">
        <w:tc>
          <w:tcPr>
            <w:tcW w:w="3906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כולין</w:t>
            </w:r>
            <w:proofErr w:type="spellEnd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</w:t>
            </w:r>
            <w:proofErr w:type="spellStart"/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אסטראז</w:t>
            </w:r>
            <w:proofErr w:type="spellEnd"/>
          </w:p>
        </w:tc>
        <w:tc>
          <w:tcPr>
            <w:tcW w:w="1701" w:type="dxa"/>
          </w:tcPr>
          <w:p w:rsidR="00D708CD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L0198</w:t>
            </w:r>
          </w:p>
        </w:tc>
        <w:tc>
          <w:tcPr>
            <w:tcW w:w="1701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120</w:t>
            </w:r>
          </w:p>
        </w:tc>
        <w:tc>
          <w:tcPr>
            <w:tcW w:w="2268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D708CD" w:rsidRPr="001A14B4" w:rsidTr="00102E95">
        <w:tc>
          <w:tcPr>
            <w:tcW w:w="3906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חלבון 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CSF</w:t>
            </w:r>
          </w:p>
        </w:tc>
        <w:tc>
          <w:tcPr>
            <w:tcW w:w="1701" w:type="dxa"/>
          </w:tcPr>
          <w:p w:rsidR="00D708CD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L637</w:t>
            </w:r>
          </w:p>
        </w:tc>
        <w:tc>
          <w:tcPr>
            <w:tcW w:w="1701" w:type="dxa"/>
          </w:tcPr>
          <w:p w:rsidR="00D708CD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150</w:t>
            </w:r>
          </w:p>
        </w:tc>
        <w:tc>
          <w:tcPr>
            <w:tcW w:w="2268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D708CD" w:rsidRPr="001A14B4" w:rsidTr="00102E95">
        <w:tc>
          <w:tcPr>
            <w:tcW w:w="3906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iCa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+ </w:t>
            </w:r>
            <w:r w:rsidRPr="001A14B4">
              <w:rPr>
                <w:rFonts w:eastAsia="Times New Roman" w:cs="Calibri"/>
                <w:sz w:val="20"/>
                <w:szCs w:val="20"/>
              </w:rPr>
              <w:t>pH</w:t>
            </w:r>
          </w:p>
        </w:tc>
        <w:tc>
          <w:tcPr>
            <w:tcW w:w="1701" w:type="dxa"/>
          </w:tcPr>
          <w:p w:rsidR="00D708CD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L0198</w:t>
            </w:r>
          </w:p>
        </w:tc>
        <w:tc>
          <w:tcPr>
            <w:tcW w:w="1701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160</w:t>
            </w:r>
          </w:p>
        </w:tc>
        <w:tc>
          <w:tcPr>
            <w:tcW w:w="2268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D708CD" w:rsidRPr="001A14B4" w:rsidTr="00102E95">
        <w:tc>
          <w:tcPr>
            <w:tcW w:w="3906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אלקטרוליטים (כולל </w:t>
            </w:r>
            <w:r w:rsidRPr="001A14B4">
              <w:rPr>
                <w:rFonts w:eastAsia="Times New Roman" w:cs="Calibri"/>
                <w:sz w:val="20"/>
                <w:szCs w:val="20"/>
              </w:rPr>
              <w:t>iCa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)</w:t>
            </w:r>
          </w:p>
        </w:tc>
        <w:tc>
          <w:tcPr>
            <w:tcW w:w="1701" w:type="dxa"/>
          </w:tcPr>
          <w:p w:rsidR="00D708CD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L193</w:t>
            </w:r>
          </w:p>
        </w:tc>
        <w:tc>
          <w:tcPr>
            <w:tcW w:w="1701" w:type="dxa"/>
          </w:tcPr>
          <w:p w:rsidR="00D708CD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del w:id="46" w:author="user" w:date="2026-02-05T10:59:00Z">
              <w:r w:rsidDel="00933B85">
                <w:rPr>
                  <w:rFonts w:eastAsia="Times New Roman" w:cs="Calibri" w:hint="cs"/>
                  <w:sz w:val="20"/>
                  <w:szCs w:val="20"/>
                  <w:rtl/>
                </w:rPr>
                <w:delText>150</w:delText>
              </w:r>
            </w:del>
            <w:ins w:id="47" w:author="user" w:date="2026-02-05T10:59:00Z">
              <w:r w:rsidR="00933B85">
                <w:rPr>
                  <w:rFonts w:eastAsia="Times New Roman" w:cs="Calibri" w:hint="cs"/>
                  <w:sz w:val="20"/>
                  <w:szCs w:val="20"/>
                  <w:rtl/>
                </w:rPr>
                <w:t>190</w:t>
              </w:r>
            </w:ins>
          </w:p>
        </w:tc>
        <w:tc>
          <w:tcPr>
            <w:tcW w:w="2268" w:type="dxa"/>
          </w:tcPr>
          <w:p w:rsidR="00D708CD" w:rsidRPr="001A14B4" w:rsidRDefault="00D708CD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D6BF9" w:rsidRPr="001A14B4" w:rsidTr="00102E95">
        <w:tc>
          <w:tcPr>
            <w:tcW w:w="3906" w:type="dxa"/>
          </w:tcPr>
          <w:p w:rsidR="005D6BF9" w:rsidRPr="001A14B4" w:rsidRDefault="003975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ברזל + </w:t>
            </w:r>
            <w:r w:rsidRPr="001A14B4">
              <w:rPr>
                <w:rFonts w:eastAsia="Times New Roman" w:cs="Calibri"/>
                <w:sz w:val="20"/>
                <w:szCs w:val="20"/>
              </w:rPr>
              <w:t>UIBC</w:t>
            </w:r>
          </w:p>
        </w:tc>
        <w:tc>
          <w:tcPr>
            <w:tcW w:w="1701" w:type="dxa"/>
          </w:tcPr>
          <w:p w:rsidR="005D6BF9" w:rsidRPr="001A14B4" w:rsidRDefault="003975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L644</w:t>
            </w:r>
          </w:p>
        </w:tc>
        <w:tc>
          <w:tcPr>
            <w:tcW w:w="1701" w:type="dxa"/>
          </w:tcPr>
          <w:p w:rsidR="005D6BF9" w:rsidRPr="001A14B4" w:rsidRDefault="003975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80</w:t>
            </w:r>
          </w:p>
        </w:tc>
        <w:tc>
          <w:tcPr>
            <w:tcW w:w="2268" w:type="dxa"/>
          </w:tcPr>
          <w:p w:rsidR="005D6BF9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D6BF9" w:rsidRPr="001A14B4" w:rsidTr="00102E95">
        <w:tc>
          <w:tcPr>
            <w:tcW w:w="3906" w:type="dxa"/>
          </w:tcPr>
          <w:p w:rsidR="005D6BF9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טרופונין </w:t>
            </w:r>
            <w:r w:rsidRPr="001A14B4">
              <w:rPr>
                <w:rFonts w:eastAsia="Times New Roman" w:cs="Calibri" w:hint="cs"/>
                <w:sz w:val="20"/>
                <w:szCs w:val="20"/>
              </w:rPr>
              <w:t>T</w:t>
            </w:r>
          </w:p>
        </w:tc>
        <w:tc>
          <w:tcPr>
            <w:tcW w:w="1701" w:type="dxa"/>
          </w:tcPr>
          <w:p w:rsidR="005D6BF9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 w:hint="cs"/>
                <w:sz w:val="20"/>
                <w:szCs w:val="20"/>
              </w:rPr>
              <w:t>L</w:t>
            </w:r>
            <w:r w:rsidRPr="001A14B4">
              <w:rPr>
                <w:rFonts w:eastAsia="Times New Roman" w:cs="Calibri"/>
                <w:sz w:val="20"/>
                <w:szCs w:val="20"/>
              </w:rPr>
              <w:t>98</w:t>
            </w:r>
          </w:p>
        </w:tc>
        <w:tc>
          <w:tcPr>
            <w:tcW w:w="1701" w:type="dxa"/>
          </w:tcPr>
          <w:p w:rsidR="005D6BF9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120</w:t>
            </w:r>
          </w:p>
        </w:tc>
        <w:tc>
          <w:tcPr>
            <w:tcW w:w="2268" w:type="dxa"/>
          </w:tcPr>
          <w:p w:rsidR="005D6BF9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D6BF9" w:rsidRPr="001A14B4" w:rsidTr="00102E95">
        <w:tc>
          <w:tcPr>
            <w:tcW w:w="3906" w:type="dxa"/>
          </w:tcPr>
          <w:p w:rsidR="005D6BF9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CRP</w:t>
            </w:r>
          </w:p>
        </w:tc>
        <w:tc>
          <w:tcPr>
            <w:tcW w:w="1701" w:type="dxa"/>
          </w:tcPr>
          <w:p w:rsidR="005D6BF9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L19100</w:t>
            </w:r>
          </w:p>
        </w:tc>
        <w:tc>
          <w:tcPr>
            <w:tcW w:w="1701" w:type="dxa"/>
          </w:tcPr>
          <w:p w:rsidR="005D6B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220</w:t>
            </w:r>
          </w:p>
        </w:tc>
        <w:tc>
          <w:tcPr>
            <w:tcW w:w="2268" w:type="dxa"/>
          </w:tcPr>
          <w:p w:rsidR="005D6BF9" w:rsidRPr="001A14B4" w:rsidRDefault="005D6BF9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5D6BF9" w:rsidRPr="001A14B4" w:rsidTr="00102E95">
        <w:tc>
          <w:tcPr>
            <w:tcW w:w="3906" w:type="dxa"/>
          </w:tcPr>
          <w:p w:rsidR="004655AF" w:rsidRPr="001A14B4" w:rsidRDefault="004655AF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SAA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לסוס</w:t>
            </w:r>
          </w:p>
        </w:tc>
        <w:tc>
          <w:tcPr>
            <w:tcW w:w="1701" w:type="dxa"/>
          </w:tcPr>
          <w:p w:rsidR="005D6BF9" w:rsidRPr="001A14B4" w:rsidRDefault="00D1540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L28233</w:t>
            </w:r>
          </w:p>
        </w:tc>
        <w:tc>
          <w:tcPr>
            <w:tcW w:w="1701" w:type="dxa"/>
          </w:tcPr>
          <w:p w:rsidR="005D6BF9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240</w:t>
            </w:r>
          </w:p>
        </w:tc>
        <w:tc>
          <w:tcPr>
            <w:tcW w:w="2268" w:type="dxa"/>
          </w:tcPr>
          <w:p w:rsidR="005D6BF9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לסוס </w:t>
            </w:r>
          </w:p>
        </w:tc>
      </w:tr>
      <w:tr w:rsidR="004655AF" w:rsidRPr="001A14B4" w:rsidTr="00102E95">
        <w:tc>
          <w:tcPr>
            <w:tcW w:w="3906" w:type="dxa"/>
          </w:tcPr>
          <w:p w:rsidR="004655AF" w:rsidRPr="001A14B4" w:rsidRDefault="004655AF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</w:rPr>
              <w:t>SAA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לחתול</w:t>
            </w:r>
          </w:p>
        </w:tc>
        <w:tc>
          <w:tcPr>
            <w:tcW w:w="1701" w:type="dxa"/>
          </w:tcPr>
          <w:p w:rsidR="004655AF" w:rsidRPr="001A14B4" w:rsidRDefault="00D1540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L20233</w:t>
            </w:r>
          </w:p>
        </w:tc>
        <w:tc>
          <w:tcPr>
            <w:tcW w:w="1701" w:type="dxa"/>
          </w:tcPr>
          <w:p w:rsidR="004655AF" w:rsidRPr="001A14B4" w:rsidRDefault="00D1540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2</w:t>
            </w:r>
            <w:r w:rsidR="00F55E03">
              <w:rPr>
                <w:rFonts w:eastAsia="Times New Roman" w:cs="Calibri"/>
                <w:sz w:val="20"/>
                <w:szCs w:val="20"/>
              </w:rPr>
              <w:t>30</w:t>
            </w:r>
          </w:p>
        </w:tc>
        <w:tc>
          <w:tcPr>
            <w:tcW w:w="2268" w:type="dxa"/>
          </w:tcPr>
          <w:p w:rsidR="004655AF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לחתול</w:t>
            </w:r>
          </w:p>
        </w:tc>
      </w:tr>
      <w:tr w:rsidR="004655AF" w:rsidRPr="001A14B4" w:rsidTr="00102E95">
        <w:tc>
          <w:tcPr>
            <w:tcW w:w="3906" w:type="dxa"/>
          </w:tcPr>
          <w:p w:rsidR="004655AF" w:rsidRPr="001A14B4" w:rsidRDefault="00EA1C2A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B12</w:t>
            </w:r>
          </w:p>
        </w:tc>
        <w:tc>
          <w:tcPr>
            <w:tcW w:w="1701" w:type="dxa"/>
          </w:tcPr>
          <w:p w:rsidR="004655AF" w:rsidRPr="001A14B4" w:rsidRDefault="00EA1C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L10012</w:t>
            </w:r>
          </w:p>
        </w:tc>
        <w:tc>
          <w:tcPr>
            <w:tcW w:w="1701" w:type="dxa"/>
          </w:tcPr>
          <w:p w:rsidR="004655AF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180</w:t>
            </w:r>
          </w:p>
        </w:tc>
        <w:tc>
          <w:tcPr>
            <w:tcW w:w="2268" w:type="dxa"/>
          </w:tcPr>
          <w:p w:rsidR="004655AF" w:rsidRPr="001A14B4" w:rsidRDefault="004655A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A1C2A" w:rsidRPr="001A14B4" w:rsidTr="00102E95">
        <w:tc>
          <w:tcPr>
            <w:tcW w:w="3906" w:type="dxa"/>
          </w:tcPr>
          <w:p w:rsidR="00EA1C2A" w:rsidRPr="001A14B4" w:rsidRDefault="00EA1C2A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פולט</w:t>
            </w:r>
          </w:p>
        </w:tc>
        <w:tc>
          <w:tcPr>
            <w:tcW w:w="1701" w:type="dxa"/>
          </w:tcPr>
          <w:p w:rsidR="00EA1C2A" w:rsidRPr="001A14B4" w:rsidRDefault="00EA1C2A" w:rsidP="00EA1C2A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L10013</w:t>
            </w:r>
          </w:p>
        </w:tc>
        <w:tc>
          <w:tcPr>
            <w:tcW w:w="1701" w:type="dxa"/>
          </w:tcPr>
          <w:p w:rsidR="00EA1C2A" w:rsidRPr="001A14B4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180</w:t>
            </w:r>
          </w:p>
        </w:tc>
        <w:tc>
          <w:tcPr>
            <w:tcW w:w="2268" w:type="dxa"/>
          </w:tcPr>
          <w:p w:rsidR="00EA1C2A" w:rsidRPr="001A14B4" w:rsidRDefault="00EA1C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A1C2A" w:rsidRPr="001A14B4" w:rsidTr="00102E95">
        <w:tc>
          <w:tcPr>
            <w:tcW w:w="3906" w:type="dxa"/>
          </w:tcPr>
          <w:p w:rsidR="00EA1C2A" w:rsidRPr="001A14B4" w:rsidRDefault="00EA1C2A" w:rsidP="00EA1C2A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</w:rPr>
              <w:t>B</w:t>
            </w:r>
            <w:r w:rsidRPr="001A14B4">
              <w:rPr>
                <w:rFonts w:eastAsia="Times New Roman" w:cs="Calibri"/>
                <w:sz w:val="20"/>
                <w:szCs w:val="20"/>
                <w:lang w:val="ru-RU"/>
              </w:rPr>
              <w:t>12</w:t>
            </w: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 xml:space="preserve"> + פולט</w:t>
            </w:r>
          </w:p>
        </w:tc>
        <w:tc>
          <w:tcPr>
            <w:tcW w:w="1701" w:type="dxa"/>
          </w:tcPr>
          <w:p w:rsidR="00EA1C2A" w:rsidRPr="001A14B4" w:rsidRDefault="00EA1C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L0611</w:t>
            </w:r>
          </w:p>
        </w:tc>
        <w:tc>
          <w:tcPr>
            <w:tcW w:w="1701" w:type="dxa"/>
          </w:tcPr>
          <w:p w:rsidR="00EA1C2A" w:rsidRPr="001A14B4" w:rsidRDefault="00EA1C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270</w:t>
            </w:r>
          </w:p>
        </w:tc>
        <w:tc>
          <w:tcPr>
            <w:tcW w:w="2268" w:type="dxa"/>
          </w:tcPr>
          <w:p w:rsidR="00EA1C2A" w:rsidRPr="001A14B4" w:rsidRDefault="00EA1C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EA1C2A" w:rsidRPr="001A14B4" w:rsidTr="00102E95">
        <w:tc>
          <w:tcPr>
            <w:tcW w:w="3906" w:type="dxa"/>
          </w:tcPr>
          <w:p w:rsidR="00EA1C2A" w:rsidRPr="001A14B4" w:rsidRDefault="00EA1C2A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</w:rPr>
              <w:t>BNP</w:t>
            </w:r>
          </w:p>
        </w:tc>
        <w:tc>
          <w:tcPr>
            <w:tcW w:w="1701" w:type="dxa"/>
          </w:tcPr>
          <w:p w:rsidR="00EA1C2A" w:rsidRPr="001A14B4" w:rsidRDefault="0057282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L18892</w:t>
            </w:r>
          </w:p>
        </w:tc>
        <w:tc>
          <w:tcPr>
            <w:tcW w:w="1701" w:type="dxa"/>
          </w:tcPr>
          <w:p w:rsidR="00EA1C2A" w:rsidRPr="001A14B4" w:rsidRDefault="0057282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330</w:t>
            </w:r>
          </w:p>
        </w:tc>
        <w:tc>
          <w:tcPr>
            <w:tcW w:w="2268" w:type="dxa"/>
          </w:tcPr>
          <w:p w:rsidR="00EA1C2A" w:rsidRPr="001A14B4" w:rsidRDefault="0057282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לחתול</w:t>
            </w:r>
          </w:p>
        </w:tc>
      </w:tr>
      <w:tr w:rsidR="00EA1C2A" w:rsidRPr="001A14B4" w:rsidTr="00102E95">
        <w:tc>
          <w:tcPr>
            <w:tcW w:w="3906" w:type="dxa"/>
          </w:tcPr>
          <w:p w:rsidR="00EA1C2A" w:rsidRPr="001A14B4" w:rsidRDefault="00EA1C2A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אלקטרופורזה</w:t>
            </w:r>
            <w:ins w:id="48" w:author="user" w:date="2026-01-11T16:08:00Z">
              <w:r w:rsidR="00C36762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של חלבוני הסרום</w:t>
              </w:r>
            </w:ins>
          </w:p>
        </w:tc>
        <w:tc>
          <w:tcPr>
            <w:tcW w:w="1701" w:type="dxa"/>
          </w:tcPr>
          <w:p w:rsidR="00EA1C2A" w:rsidRPr="001A14B4" w:rsidRDefault="0057282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L10253</w:t>
            </w:r>
          </w:p>
        </w:tc>
        <w:tc>
          <w:tcPr>
            <w:tcW w:w="1701" w:type="dxa"/>
          </w:tcPr>
          <w:p w:rsidR="00EA1C2A" w:rsidRPr="001A14B4" w:rsidRDefault="0057282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460</w:t>
            </w:r>
          </w:p>
        </w:tc>
        <w:tc>
          <w:tcPr>
            <w:tcW w:w="2268" w:type="dxa"/>
          </w:tcPr>
          <w:p w:rsidR="00EA1C2A" w:rsidRPr="001A14B4" w:rsidRDefault="00EA1C2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9E26D0" w:rsidRPr="001A14B4" w:rsidTr="00102E95">
        <w:tc>
          <w:tcPr>
            <w:tcW w:w="3906" w:type="dxa"/>
          </w:tcPr>
          <w:p w:rsidR="009E26D0" w:rsidRPr="001A14B4" w:rsidRDefault="009E26D0" w:rsidP="004655AF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del w:id="49" w:author="user" w:date="2026-01-11T16:09:00Z">
              <w:r w:rsidRPr="001A14B4" w:rsidDel="006923C6">
                <w:rPr>
                  <w:rFonts w:eastAsia="Times New Roman" w:cs="Calibri"/>
                  <w:sz w:val="20"/>
                  <w:szCs w:val="20"/>
                </w:rPr>
                <w:delText>TLI</w:delText>
              </w:r>
            </w:del>
            <w:proofErr w:type="spellStart"/>
            <w:ins w:id="50" w:author="user" w:date="2026-01-11T16:09:00Z">
              <w:r w:rsidR="006923C6">
                <w:rPr>
                  <w:rFonts w:eastAsia="Times New Roman" w:cs="Calibri"/>
                  <w:sz w:val="20"/>
                  <w:szCs w:val="20"/>
                </w:rPr>
                <w:t>cTLI</w:t>
              </w:r>
            </w:ins>
            <w:proofErr w:type="spellEnd"/>
          </w:p>
        </w:tc>
        <w:tc>
          <w:tcPr>
            <w:tcW w:w="1701" w:type="dxa"/>
          </w:tcPr>
          <w:p w:rsidR="009E26D0" w:rsidRPr="001A14B4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L609</w:t>
            </w:r>
          </w:p>
        </w:tc>
        <w:tc>
          <w:tcPr>
            <w:tcW w:w="1701" w:type="dxa"/>
          </w:tcPr>
          <w:p w:rsidR="009E26D0" w:rsidRPr="001A14B4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1A14B4">
              <w:rPr>
                <w:rFonts w:eastAsia="Times New Roman" w:cs="Calibri"/>
                <w:sz w:val="20"/>
                <w:szCs w:val="20"/>
              </w:rPr>
              <w:t>380</w:t>
            </w:r>
          </w:p>
        </w:tc>
        <w:tc>
          <w:tcPr>
            <w:tcW w:w="2268" w:type="dxa"/>
          </w:tcPr>
          <w:p w:rsidR="009E26D0" w:rsidRPr="001A14B4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1A14B4">
              <w:rPr>
                <w:rFonts w:eastAsia="Times New Roman" w:cs="Calibri" w:hint="cs"/>
                <w:sz w:val="20"/>
                <w:szCs w:val="20"/>
                <w:rtl/>
              </w:rPr>
              <w:t>בכלב בלבד</w:t>
            </w:r>
          </w:p>
        </w:tc>
      </w:tr>
    </w:tbl>
    <w:p w:rsidR="003D0F98" w:rsidRDefault="003D0F98" w:rsidP="003D0F98">
      <w:pPr>
        <w:bidi/>
        <w:rPr>
          <w:rFonts w:cs="Calibri"/>
          <w:b/>
          <w:bCs/>
        </w:rPr>
      </w:pPr>
    </w:p>
    <w:p w:rsidR="00E617F9" w:rsidRPr="006D43BA" w:rsidRDefault="006D43BA" w:rsidP="009E26D0">
      <w:pPr>
        <w:bidi/>
        <w:rPr>
          <w:rFonts w:cs="Calibri"/>
          <w:b/>
          <w:bCs/>
          <w:rtl/>
        </w:rPr>
      </w:pPr>
      <w:r w:rsidRPr="006D43BA">
        <w:rPr>
          <w:rFonts w:cs="Calibri" w:hint="cs"/>
          <w:b/>
          <w:bCs/>
          <w:rtl/>
        </w:rPr>
        <w:t xml:space="preserve">הורמונים </w:t>
      </w:r>
    </w:p>
    <w:tbl>
      <w:tblPr>
        <w:tblpPr w:leftFromText="180" w:rightFromText="180" w:vertAnchor="text" w:horzAnchor="margin" w:tblpY="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5"/>
        <w:gridCol w:w="1667"/>
        <w:gridCol w:w="1663"/>
        <w:gridCol w:w="2215"/>
      </w:tblGrid>
      <w:tr w:rsidR="006D43BA" w:rsidRPr="006253EF" w:rsidTr="00102E95">
        <w:tc>
          <w:tcPr>
            <w:tcW w:w="3906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701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1701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 w:hint="cs"/>
                <w:sz w:val="20"/>
                <w:szCs w:val="20"/>
                <w:rtl/>
              </w:rPr>
              <w:t>קורטיזול</w:t>
            </w:r>
          </w:p>
        </w:tc>
        <w:tc>
          <w:tcPr>
            <w:tcW w:w="1701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L218</w:t>
            </w:r>
          </w:p>
        </w:tc>
        <w:tc>
          <w:tcPr>
            <w:tcW w:w="1701" w:type="dxa"/>
          </w:tcPr>
          <w:p w:rsidR="006D43BA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250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 w:hint="cs"/>
                <w:sz w:val="20"/>
                <w:szCs w:val="20"/>
                <w:rtl/>
              </w:rPr>
              <w:t xml:space="preserve">קורטיזול </w:t>
            </w:r>
            <w:r w:rsidRPr="003D0F98">
              <w:rPr>
                <w:rFonts w:eastAsia="Times New Roman" w:cs="Calibri"/>
                <w:sz w:val="20"/>
                <w:szCs w:val="20"/>
              </w:rPr>
              <w:t>x2</w:t>
            </w:r>
          </w:p>
        </w:tc>
        <w:tc>
          <w:tcPr>
            <w:tcW w:w="1701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L219</w:t>
            </w:r>
          </w:p>
        </w:tc>
        <w:tc>
          <w:tcPr>
            <w:tcW w:w="1701" w:type="dxa"/>
          </w:tcPr>
          <w:p w:rsidR="006D43BA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360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</w:p>
        </w:tc>
      </w:tr>
      <w:tr w:rsidR="006D43BA" w:rsidRPr="006253EF" w:rsidTr="00102E95">
        <w:trPr>
          <w:trHeight w:val="286"/>
        </w:trPr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 w:hint="cs"/>
                <w:sz w:val="20"/>
                <w:szCs w:val="20"/>
                <w:rtl/>
              </w:rPr>
              <w:t xml:space="preserve">קורטיזול </w:t>
            </w:r>
            <w:r w:rsidRPr="003D0F98">
              <w:rPr>
                <w:rFonts w:eastAsia="Times New Roman" w:cs="Calibri"/>
                <w:sz w:val="20"/>
                <w:szCs w:val="20"/>
              </w:rPr>
              <w:t>x3</w:t>
            </w:r>
          </w:p>
        </w:tc>
        <w:tc>
          <w:tcPr>
            <w:tcW w:w="1701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L220</w:t>
            </w:r>
          </w:p>
        </w:tc>
        <w:tc>
          <w:tcPr>
            <w:tcW w:w="1701" w:type="dxa"/>
          </w:tcPr>
          <w:p w:rsidR="006D43BA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450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Total T4</w:t>
            </w:r>
          </w:p>
        </w:tc>
        <w:tc>
          <w:tcPr>
            <w:tcW w:w="1701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L601</w:t>
            </w:r>
          </w:p>
        </w:tc>
        <w:tc>
          <w:tcPr>
            <w:tcW w:w="1701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250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Free T4</w:t>
            </w:r>
          </w:p>
        </w:tc>
        <w:tc>
          <w:tcPr>
            <w:tcW w:w="1701" w:type="dxa"/>
          </w:tcPr>
          <w:p w:rsidR="006D43BA" w:rsidRPr="003D0F98" w:rsidRDefault="00EA2EB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L646</w:t>
            </w:r>
          </w:p>
        </w:tc>
        <w:tc>
          <w:tcPr>
            <w:tcW w:w="1701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250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del w:id="51" w:author="user" w:date="2026-01-11T16:08:00Z">
              <w:r w:rsidRPr="003D0F98" w:rsidDel="00C36762">
                <w:rPr>
                  <w:rFonts w:eastAsia="Times New Roman" w:cs="Calibri"/>
                  <w:sz w:val="20"/>
                  <w:szCs w:val="20"/>
                </w:rPr>
                <w:delText>TSH</w:delText>
              </w:r>
            </w:del>
            <w:proofErr w:type="spellStart"/>
            <w:ins w:id="52" w:author="user" w:date="2026-01-11T16:08:00Z">
              <w:r w:rsidR="00C36762">
                <w:rPr>
                  <w:rFonts w:eastAsia="Times New Roman" w:cs="Calibri"/>
                  <w:sz w:val="20"/>
                  <w:szCs w:val="20"/>
                </w:rPr>
                <w:t>cTSH</w:t>
              </w:r>
            </w:ins>
            <w:proofErr w:type="spellEnd"/>
          </w:p>
        </w:tc>
        <w:tc>
          <w:tcPr>
            <w:tcW w:w="1701" w:type="dxa"/>
          </w:tcPr>
          <w:p w:rsidR="006D43BA" w:rsidRPr="003D0F98" w:rsidRDefault="009E26D0" w:rsidP="009E26D0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L628</w:t>
            </w:r>
          </w:p>
        </w:tc>
        <w:tc>
          <w:tcPr>
            <w:tcW w:w="1701" w:type="dxa"/>
          </w:tcPr>
          <w:p w:rsidR="006D43BA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250</w:t>
            </w:r>
          </w:p>
        </w:tc>
        <w:tc>
          <w:tcPr>
            <w:tcW w:w="2268" w:type="dxa"/>
          </w:tcPr>
          <w:p w:rsidR="006D43BA" w:rsidRPr="003D0F98" w:rsidRDefault="00C36762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53" w:author="user" w:date="2026-01-11T16:08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בכלב בלבד</w:t>
              </w:r>
            </w:ins>
          </w:p>
        </w:tc>
      </w:tr>
      <w:tr w:rsidR="00EE0741" w:rsidRPr="006253EF" w:rsidTr="00102E95">
        <w:tc>
          <w:tcPr>
            <w:tcW w:w="3906" w:type="dxa"/>
          </w:tcPr>
          <w:p w:rsidR="00EE0741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 xml:space="preserve">Free T4 + </w:t>
            </w:r>
            <w:proofErr w:type="spellStart"/>
            <w:r w:rsidRPr="003D0F98">
              <w:rPr>
                <w:rFonts w:eastAsia="Times New Roman" w:cs="Calibri"/>
                <w:sz w:val="20"/>
                <w:szCs w:val="20"/>
              </w:rPr>
              <w:t>cTSH</w:t>
            </w:r>
            <w:proofErr w:type="spellEnd"/>
          </w:p>
        </w:tc>
        <w:tc>
          <w:tcPr>
            <w:tcW w:w="1701" w:type="dxa"/>
          </w:tcPr>
          <w:p w:rsidR="00EE0741" w:rsidRPr="003D0F98" w:rsidRDefault="00EE0741" w:rsidP="009E26D0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L647</w:t>
            </w:r>
          </w:p>
        </w:tc>
        <w:tc>
          <w:tcPr>
            <w:tcW w:w="1701" w:type="dxa"/>
          </w:tcPr>
          <w:p w:rsidR="00EE0741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360</w:t>
            </w:r>
          </w:p>
        </w:tc>
        <w:tc>
          <w:tcPr>
            <w:tcW w:w="2268" w:type="dxa"/>
          </w:tcPr>
          <w:p w:rsidR="00EE0741" w:rsidRPr="003D0F98" w:rsidRDefault="006923C6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54" w:author="user" w:date="2026-01-11T16:09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בכלב בלבד</w:t>
              </w:r>
            </w:ins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9E26D0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ACTH</w:t>
            </w:r>
          </w:p>
        </w:tc>
        <w:tc>
          <w:tcPr>
            <w:tcW w:w="1701" w:type="dxa"/>
          </w:tcPr>
          <w:p w:rsidR="006D43BA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L457</w:t>
            </w:r>
          </w:p>
        </w:tc>
        <w:tc>
          <w:tcPr>
            <w:tcW w:w="1701" w:type="dxa"/>
          </w:tcPr>
          <w:p w:rsidR="006D43BA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250</w:t>
            </w:r>
          </w:p>
        </w:tc>
        <w:tc>
          <w:tcPr>
            <w:tcW w:w="2268" w:type="dxa"/>
          </w:tcPr>
          <w:p w:rsidR="006D43BA" w:rsidRPr="003D0F98" w:rsidRDefault="006923C6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55" w:author="user" w:date="2026-01-11T16:09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בכלב ובסוס בלבד</w:t>
              </w:r>
            </w:ins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IGF-1</w:t>
            </w:r>
          </w:p>
        </w:tc>
        <w:tc>
          <w:tcPr>
            <w:tcW w:w="1701" w:type="dxa"/>
          </w:tcPr>
          <w:p w:rsidR="006D43BA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L648</w:t>
            </w:r>
          </w:p>
        </w:tc>
        <w:tc>
          <w:tcPr>
            <w:tcW w:w="1701" w:type="dxa"/>
          </w:tcPr>
          <w:p w:rsidR="006D43BA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460</w:t>
            </w:r>
          </w:p>
        </w:tc>
        <w:tc>
          <w:tcPr>
            <w:tcW w:w="2268" w:type="dxa"/>
          </w:tcPr>
          <w:p w:rsidR="006D43BA" w:rsidRPr="003D0F98" w:rsidRDefault="00EE074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 w:hint="cs"/>
                <w:sz w:val="20"/>
                <w:szCs w:val="20"/>
                <w:rtl/>
              </w:rPr>
              <w:t>בחתול בלבד</w:t>
            </w:r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370B8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LH</w:t>
            </w:r>
          </w:p>
        </w:tc>
        <w:tc>
          <w:tcPr>
            <w:tcW w:w="1701" w:type="dxa"/>
          </w:tcPr>
          <w:p w:rsidR="006D43BA" w:rsidRPr="003D0F98" w:rsidRDefault="00370B8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L1191</w:t>
            </w:r>
          </w:p>
        </w:tc>
        <w:tc>
          <w:tcPr>
            <w:tcW w:w="1701" w:type="dxa"/>
          </w:tcPr>
          <w:p w:rsidR="006D43BA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300</w:t>
            </w:r>
          </w:p>
        </w:tc>
        <w:tc>
          <w:tcPr>
            <w:tcW w:w="2268" w:type="dxa"/>
          </w:tcPr>
          <w:p w:rsidR="006D43BA" w:rsidRPr="003D0F98" w:rsidRDefault="006923C6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56" w:author="user" w:date="2026-01-11T16:08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בכ</w:t>
              </w:r>
            </w:ins>
            <w:ins w:id="57" w:author="user" w:date="2026-01-11T16:09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לב בלבד</w:t>
              </w:r>
            </w:ins>
          </w:p>
        </w:tc>
      </w:tr>
      <w:tr w:rsidR="006D43BA" w:rsidRPr="006253EF" w:rsidTr="00102E95">
        <w:tc>
          <w:tcPr>
            <w:tcW w:w="3906" w:type="dxa"/>
          </w:tcPr>
          <w:p w:rsidR="006D43BA" w:rsidRPr="003D0F98" w:rsidRDefault="00370B8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 w:rsidRPr="003D0F98">
              <w:rPr>
                <w:rFonts w:eastAsia="Times New Roman" w:cs="Calibri" w:hint="cs"/>
                <w:sz w:val="20"/>
                <w:szCs w:val="20"/>
                <w:rtl/>
              </w:rPr>
              <w:t xml:space="preserve">פרוגסטרון </w:t>
            </w:r>
          </w:p>
        </w:tc>
        <w:tc>
          <w:tcPr>
            <w:tcW w:w="1701" w:type="dxa"/>
          </w:tcPr>
          <w:p w:rsidR="006D43BA" w:rsidRPr="003D0F98" w:rsidRDefault="00370B8F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 w:rsidRPr="003D0F98">
              <w:rPr>
                <w:rFonts w:eastAsia="Times New Roman" w:cs="Calibri"/>
                <w:sz w:val="20"/>
                <w:szCs w:val="20"/>
              </w:rPr>
              <w:t>L5941</w:t>
            </w:r>
          </w:p>
        </w:tc>
        <w:tc>
          <w:tcPr>
            <w:tcW w:w="1701" w:type="dxa"/>
          </w:tcPr>
          <w:p w:rsidR="006D43BA" w:rsidRPr="003D0F98" w:rsidRDefault="00F55E03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240</w:t>
            </w:r>
          </w:p>
        </w:tc>
        <w:tc>
          <w:tcPr>
            <w:tcW w:w="2268" w:type="dxa"/>
          </w:tcPr>
          <w:p w:rsidR="006D43BA" w:rsidRPr="003D0F98" w:rsidRDefault="006D43BA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</w:tbl>
    <w:p w:rsidR="00E617F9" w:rsidRPr="00C35A01" w:rsidRDefault="00E617F9" w:rsidP="00E617F9">
      <w:pPr>
        <w:bidi/>
        <w:rPr>
          <w:rFonts w:cs="Calibri"/>
          <w:rtl/>
        </w:rPr>
      </w:pPr>
    </w:p>
    <w:p w:rsidR="00FE7268" w:rsidRPr="00FE7268" w:rsidRDefault="00FE7268" w:rsidP="00FE7268">
      <w:pPr>
        <w:bidi/>
        <w:rPr>
          <w:rFonts w:cs="Calibri"/>
          <w:b/>
          <w:bCs/>
          <w:rtl/>
        </w:rPr>
      </w:pPr>
      <w:r w:rsidRPr="00FE7268">
        <w:rPr>
          <w:rFonts w:cs="Calibri" w:hint="cs"/>
          <w:b/>
          <w:bCs/>
          <w:rtl/>
        </w:rPr>
        <w:lastRenderedPageBreak/>
        <w:t>תפקודי קרישה</w:t>
      </w:r>
    </w:p>
    <w:tbl>
      <w:tblPr>
        <w:tblpPr w:leftFromText="180" w:rightFromText="180" w:vertAnchor="text" w:horzAnchor="margin" w:tblpY="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9"/>
        <w:gridCol w:w="1661"/>
        <w:gridCol w:w="1645"/>
        <w:gridCol w:w="2245"/>
      </w:tblGrid>
      <w:tr w:rsidR="00FE7268" w:rsidRPr="006253EF" w:rsidTr="00102E95">
        <w:tc>
          <w:tcPr>
            <w:tcW w:w="3906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2268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FE7268" w:rsidRPr="006253EF" w:rsidTr="00102E95">
        <w:tc>
          <w:tcPr>
            <w:tcW w:w="3906" w:type="dxa"/>
          </w:tcPr>
          <w:p w:rsidR="00FE7268" w:rsidRPr="00FE726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</w:rPr>
              <w:t>PT</w:t>
            </w:r>
            <w:r>
              <w:rPr>
                <w:rFonts w:eastAsia="Times New Roman" w:cs="Calibri"/>
                <w:sz w:val="20"/>
                <w:szCs w:val="20"/>
              </w:rPr>
              <w:t>/PTT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L0593</w:t>
            </w:r>
          </w:p>
        </w:tc>
        <w:tc>
          <w:tcPr>
            <w:tcW w:w="1701" w:type="dxa"/>
          </w:tcPr>
          <w:p w:rsidR="00FE7268" w:rsidRPr="003D0F9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250</w:t>
            </w:r>
          </w:p>
        </w:tc>
        <w:tc>
          <w:tcPr>
            <w:tcW w:w="2268" w:type="dxa"/>
            <w:vMerge w:val="restart"/>
          </w:tcPr>
          <w:p w:rsidR="00FE7268" w:rsidRDefault="00FE7268" w:rsidP="00FE7268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*פאנל קרישה</w:t>
            </w:r>
            <w:ins w:id="58" w:author="user" w:date="2026-01-11T16:13:00Z"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מלא</w:t>
              </w:r>
            </w:ins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 כולל -</w:t>
            </w:r>
          </w:p>
          <w:p w:rsidR="00FE7268" w:rsidRDefault="00FE7268" w:rsidP="00FE7268">
            <w:pPr>
              <w:numPr>
                <w:ilvl w:val="0"/>
                <w:numId w:val="8"/>
              </w:num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PT/PTT</w:t>
            </w:r>
          </w:p>
          <w:p w:rsidR="00FE7268" w:rsidRDefault="00FE7268" w:rsidP="00FE7268">
            <w:pPr>
              <w:numPr>
                <w:ilvl w:val="0"/>
                <w:numId w:val="8"/>
              </w:num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AT-3</w:t>
            </w:r>
          </w:p>
          <w:p w:rsidR="00FE7268" w:rsidRDefault="00FE7268" w:rsidP="00FE7268">
            <w:pPr>
              <w:numPr>
                <w:ilvl w:val="0"/>
                <w:numId w:val="8"/>
              </w:num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D-dimer</w:t>
            </w:r>
          </w:p>
          <w:p w:rsidR="00FE7268" w:rsidRDefault="00FE7268" w:rsidP="00FE7268">
            <w:pPr>
              <w:numPr>
                <w:ilvl w:val="0"/>
                <w:numId w:val="8"/>
              </w:num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Fibrinogen</w:t>
            </w:r>
          </w:p>
          <w:p w:rsidR="00FE7268" w:rsidRPr="00FE7268" w:rsidRDefault="00FE7268" w:rsidP="00FE7268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</w:p>
        </w:tc>
      </w:tr>
      <w:tr w:rsidR="00FE7268" w:rsidRPr="006253EF" w:rsidTr="00102E95">
        <w:tc>
          <w:tcPr>
            <w:tcW w:w="3906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PT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L591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140</w:t>
            </w:r>
          </w:p>
        </w:tc>
        <w:tc>
          <w:tcPr>
            <w:tcW w:w="2268" w:type="dxa"/>
            <w:vMerge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</w:p>
        </w:tc>
      </w:tr>
      <w:tr w:rsidR="00FE7268" w:rsidRPr="006253EF" w:rsidTr="00102E95">
        <w:trPr>
          <w:trHeight w:val="286"/>
        </w:trPr>
        <w:tc>
          <w:tcPr>
            <w:tcW w:w="3906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PTT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L592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140</w:t>
            </w:r>
          </w:p>
        </w:tc>
        <w:tc>
          <w:tcPr>
            <w:tcW w:w="2268" w:type="dxa"/>
            <w:vMerge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FE7268" w:rsidRPr="006253EF" w:rsidTr="00102E95">
        <w:tc>
          <w:tcPr>
            <w:tcW w:w="3906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אנטיתרומבין-3</w:t>
            </w:r>
          </w:p>
        </w:tc>
        <w:tc>
          <w:tcPr>
            <w:tcW w:w="1701" w:type="dxa"/>
          </w:tcPr>
          <w:p w:rsidR="00FE7268" w:rsidRPr="00FE726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L221</w:t>
            </w:r>
          </w:p>
        </w:tc>
        <w:tc>
          <w:tcPr>
            <w:tcW w:w="1701" w:type="dxa"/>
          </w:tcPr>
          <w:p w:rsidR="00FE7268" w:rsidRPr="003D0F9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220</w:t>
            </w:r>
          </w:p>
        </w:tc>
        <w:tc>
          <w:tcPr>
            <w:tcW w:w="2268" w:type="dxa"/>
            <w:vMerge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FE7268" w:rsidRPr="006253EF" w:rsidTr="00102E95">
        <w:tc>
          <w:tcPr>
            <w:tcW w:w="3906" w:type="dxa"/>
          </w:tcPr>
          <w:p w:rsidR="00FE7268" w:rsidRPr="00FE726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D-dimer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L0190</w:t>
            </w:r>
          </w:p>
        </w:tc>
        <w:tc>
          <w:tcPr>
            <w:tcW w:w="1701" w:type="dxa"/>
          </w:tcPr>
          <w:p w:rsidR="00FE7268" w:rsidRPr="003D0F9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180</w:t>
            </w:r>
          </w:p>
        </w:tc>
        <w:tc>
          <w:tcPr>
            <w:tcW w:w="2268" w:type="dxa"/>
            <w:vMerge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FE7268" w:rsidRPr="006253EF" w:rsidTr="00102E95">
        <w:tc>
          <w:tcPr>
            <w:tcW w:w="3906" w:type="dxa"/>
          </w:tcPr>
          <w:p w:rsidR="00FE7268" w:rsidRPr="00FE726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פאנל קרישה</w:t>
            </w:r>
            <w:ins w:id="59" w:author="user" w:date="2026-01-11T16:14:00Z"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מלא</w:t>
              </w:r>
            </w:ins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/>
                <w:sz w:val="20"/>
                <w:szCs w:val="20"/>
              </w:rPr>
              <w:t>L123002</w:t>
            </w:r>
          </w:p>
        </w:tc>
        <w:tc>
          <w:tcPr>
            <w:tcW w:w="1701" w:type="dxa"/>
          </w:tcPr>
          <w:p w:rsidR="00FE7268" w:rsidRPr="003D0F9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420</w:t>
            </w:r>
          </w:p>
        </w:tc>
        <w:tc>
          <w:tcPr>
            <w:tcW w:w="2268" w:type="dxa"/>
            <w:vMerge/>
          </w:tcPr>
          <w:p w:rsidR="00FE7268" w:rsidRPr="00FE726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</w:p>
        </w:tc>
      </w:tr>
      <w:tr w:rsidR="00FE7268" w:rsidRPr="006253EF" w:rsidTr="00102E95">
        <w:tc>
          <w:tcPr>
            <w:tcW w:w="3906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פיברינוגן </w:t>
            </w:r>
          </w:p>
        </w:tc>
        <w:tc>
          <w:tcPr>
            <w:tcW w:w="1701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L123003</w:t>
            </w:r>
          </w:p>
        </w:tc>
        <w:tc>
          <w:tcPr>
            <w:tcW w:w="1701" w:type="dxa"/>
          </w:tcPr>
          <w:p w:rsidR="00FE7268" w:rsidRPr="003D0F9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140</w:t>
            </w:r>
          </w:p>
        </w:tc>
        <w:tc>
          <w:tcPr>
            <w:tcW w:w="2268" w:type="dxa"/>
            <w:vMerge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FE7268" w:rsidRPr="006253EF" w:rsidTr="00102E95">
        <w:tc>
          <w:tcPr>
            <w:tcW w:w="3906" w:type="dxa"/>
          </w:tcPr>
          <w:p w:rsidR="00FE7268" w:rsidRPr="00FE7268" w:rsidRDefault="00FE7268" w:rsidP="00FE7268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TEM (</w:t>
            </w:r>
            <w:proofErr w:type="spellStart"/>
            <w:r>
              <w:rPr>
                <w:rFonts w:eastAsia="Times New Roman" w:cs="Calibri"/>
                <w:sz w:val="20"/>
                <w:szCs w:val="20"/>
              </w:rPr>
              <w:t>ExTEM</w:t>
            </w:r>
            <w:proofErr w:type="spellEnd"/>
            <w:r>
              <w:rPr>
                <w:rFonts w:eastAsia="Times New Roman" w:cs="Calibri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eastAsia="Times New Roman" w:cs="Calibri"/>
                <w:sz w:val="20"/>
                <w:szCs w:val="20"/>
              </w:rPr>
              <w:t>InTEM</w:t>
            </w:r>
            <w:proofErr w:type="spellEnd"/>
            <w:r>
              <w:rPr>
                <w:rFonts w:eastAsia="Times New Roman" w:cs="Calibri"/>
                <w:sz w:val="20"/>
                <w:szCs w:val="20"/>
              </w:rPr>
              <w:t>)</w:t>
            </w:r>
            <w:ins w:id="60" w:author="user" w:date="2026-01-11T16:14:00Z"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(</w:t>
              </w:r>
              <w:proofErr w:type="spellStart"/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>טרומבואלסטומטריה</w:t>
              </w:r>
              <w:proofErr w:type="spellEnd"/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>)</w:t>
              </w:r>
            </w:ins>
          </w:p>
        </w:tc>
        <w:tc>
          <w:tcPr>
            <w:tcW w:w="1701" w:type="dxa"/>
          </w:tcPr>
          <w:p w:rsidR="00FE7268" w:rsidRPr="00FE726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/>
                <w:sz w:val="20"/>
                <w:szCs w:val="20"/>
              </w:rPr>
              <w:t>L0571</w:t>
            </w:r>
          </w:p>
        </w:tc>
        <w:tc>
          <w:tcPr>
            <w:tcW w:w="1701" w:type="dxa"/>
          </w:tcPr>
          <w:p w:rsidR="00FE726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440</w:t>
            </w:r>
          </w:p>
        </w:tc>
        <w:tc>
          <w:tcPr>
            <w:tcW w:w="2268" w:type="dxa"/>
          </w:tcPr>
          <w:p w:rsidR="00FE7268" w:rsidRPr="003D0F98" w:rsidRDefault="00FE7268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9F090C" w:rsidRPr="006253EF" w:rsidTr="00102E95">
        <w:tc>
          <w:tcPr>
            <w:tcW w:w="3906" w:type="dxa"/>
          </w:tcPr>
          <w:p w:rsidR="009F090C" w:rsidRDefault="009F090C" w:rsidP="00FE7268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</w:rPr>
              <w:t>T</w:t>
            </w:r>
            <w:r w:rsidR="00986797">
              <w:rPr>
                <w:rFonts w:eastAsia="Times New Roman" w:cs="Calibri"/>
                <w:sz w:val="20"/>
                <w:szCs w:val="20"/>
              </w:rPr>
              <w:t>EM</w:t>
            </w:r>
            <w:ins w:id="61" w:author="user" w:date="2026-01-11T16:14:00Z"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(</w:t>
              </w:r>
              <w:proofErr w:type="spellStart"/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>טרומבואלסטומטריה</w:t>
              </w:r>
              <w:proofErr w:type="spellEnd"/>
              <w:r w:rsidR="00F72FB1">
                <w:rPr>
                  <w:rFonts w:eastAsia="Times New Roman" w:cs="Calibri" w:hint="cs"/>
                  <w:sz w:val="20"/>
                  <w:szCs w:val="20"/>
                  <w:rtl/>
                </w:rPr>
                <w:t>)</w:t>
              </w:r>
            </w:ins>
          </w:p>
        </w:tc>
        <w:tc>
          <w:tcPr>
            <w:tcW w:w="1701" w:type="dxa"/>
          </w:tcPr>
          <w:p w:rsidR="009F090C" w:rsidRDefault="00986797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</w:rPr>
              <w:t>L</w:t>
            </w:r>
            <w:r>
              <w:rPr>
                <w:rFonts w:eastAsia="Times New Roman" w:cs="Calibri" w:hint="cs"/>
                <w:sz w:val="20"/>
                <w:szCs w:val="20"/>
                <w:rtl/>
              </w:rPr>
              <w:t>10571</w:t>
            </w:r>
          </w:p>
        </w:tc>
        <w:tc>
          <w:tcPr>
            <w:tcW w:w="1701" w:type="dxa"/>
          </w:tcPr>
          <w:p w:rsidR="009F090C" w:rsidRDefault="00986797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250</w:t>
            </w:r>
          </w:p>
        </w:tc>
        <w:tc>
          <w:tcPr>
            <w:tcW w:w="2268" w:type="dxa"/>
          </w:tcPr>
          <w:p w:rsidR="009F090C" w:rsidRPr="003D0F98" w:rsidRDefault="009F090C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</w:tbl>
    <w:p w:rsidR="00902926" w:rsidRDefault="00902926" w:rsidP="0087054F">
      <w:pPr>
        <w:bidi/>
        <w:rPr>
          <w:rFonts w:cs="Calibri"/>
          <w:rtl/>
        </w:rPr>
      </w:pPr>
    </w:p>
    <w:p w:rsidR="007E7E58" w:rsidRPr="00933B85" w:rsidRDefault="007E7E58" w:rsidP="007E7E58">
      <w:pPr>
        <w:bidi/>
        <w:rPr>
          <w:rFonts w:cs="Calibri"/>
          <w:b/>
          <w:bCs/>
          <w:rtl/>
          <w:rPrChange w:id="62" w:author="user" w:date="2026-02-05T10:58:00Z">
            <w:rPr>
              <w:rFonts w:cs="Calibri"/>
              <w:rtl/>
            </w:rPr>
          </w:rPrChange>
        </w:rPr>
      </w:pPr>
      <w:r w:rsidRPr="00933B85">
        <w:rPr>
          <w:rFonts w:cs="Calibri"/>
          <w:b/>
          <w:bCs/>
          <w:rtl/>
          <w:rPrChange w:id="63" w:author="user" w:date="2026-02-05T10:58:00Z">
            <w:rPr>
              <w:rFonts w:cs="Calibri"/>
              <w:rtl/>
            </w:rPr>
          </w:rPrChange>
        </w:rPr>
        <w:t xml:space="preserve">(!) </w:t>
      </w:r>
      <w:r w:rsidRPr="00933B85">
        <w:rPr>
          <w:rFonts w:cs="Calibri" w:hint="eastAsia"/>
          <w:b/>
          <w:bCs/>
          <w:rtl/>
          <w:rPrChange w:id="64" w:author="user" w:date="2026-02-05T10:58:00Z">
            <w:rPr>
              <w:rFonts w:cs="Calibri" w:hint="eastAsia"/>
              <w:rtl/>
            </w:rPr>
          </w:rPrChange>
        </w:rPr>
        <w:t>יש</w:t>
      </w:r>
      <w:r w:rsidRPr="00933B85">
        <w:rPr>
          <w:rFonts w:cs="Calibri"/>
          <w:b/>
          <w:bCs/>
          <w:rtl/>
          <w:rPrChange w:id="65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66" w:author="user" w:date="2026-02-05T10:58:00Z">
            <w:rPr>
              <w:rFonts w:cs="Calibri" w:hint="eastAsia"/>
              <w:rtl/>
            </w:rPr>
          </w:rPrChange>
        </w:rPr>
        <w:t>לתאם</w:t>
      </w:r>
      <w:r w:rsidRPr="00933B85">
        <w:rPr>
          <w:rFonts w:cs="Calibri"/>
          <w:b/>
          <w:bCs/>
          <w:rtl/>
          <w:rPrChange w:id="67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68" w:author="user" w:date="2026-02-05T10:58:00Z">
            <w:rPr>
              <w:rFonts w:cs="Calibri" w:hint="eastAsia"/>
              <w:rtl/>
            </w:rPr>
          </w:rPrChange>
        </w:rPr>
        <w:t>עם</w:t>
      </w:r>
      <w:r w:rsidRPr="00933B85">
        <w:rPr>
          <w:rFonts w:cs="Calibri"/>
          <w:b/>
          <w:bCs/>
          <w:rtl/>
          <w:rPrChange w:id="69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70" w:author="user" w:date="2026-02-05T10:58:00Z">
            <w:rPr>
              <w:rFonts w:cs="Calibri" w:hint="eastAsia"/>
              <w:rtl/>
            </w:rPr>
          </w:rPrChange>
        </w:rPr>
        <w:t>המעבדה</w:t>
      </w:r>
      <w:r w:rsidRPr="00933B85">
        <w:rPr>
          <w:rFonts w:cs="Calibri"/>
          <w:b/>
          <w:bCs/>
          <w:rtl/>
          <w:rPrChange w:id="71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72" w:author="user" w:date="2026-02-05T10:58:00Z">
            <w:rPr>
              <w:rFonts w:cs="Calibri" w:hint="eastAsia"/>
              <w:rtl/>
            </w:rPr>
          </w:rPrChange>
        </w:rPr>
        <w:t>מראש</w:t>
      </w:r>
      <w:r w:rsidRPr="00933B85">
        <w:rPr>
          <w:rFonts w:cs="Calibri"/>
          <w:b/>
          <w:bCs/>
          <w:rtl/>
          <w:rPrChange w:id="73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74" w:author="user" w:date="2026-02-05T10:58:00Z">
            <w:rPr>
              <w:rFonts w:cs="Calibri" w:hint="eastAsia"/>
              <w:rtl/>
            </w:rPr>
          </w:rPrChange>
        </w:rPr>
        <w:t>משלוח</w:t>
      </w:r>
      <w:r w:rsidRPr="00933B85">
        <w:rPr>
          <w:rFonts w:cs="Calibri"/>
          <w:b/>
          <w:bCs/>
          <w:rtl/>
          <w:rPrChange w:id="75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76" w:author="user" w:date="2026-02-05T10:58:00Z">
            <w:rPr>
              <w:rFonts w:cs="Calibri" w:hint="eastAsia"/>
              <w:rtl/>
            </w:rPr>
          </w:rPrChange>
        </w:rPr>
        <w:t>דגימות</w:t>
      </w:r>
      <w:r w:rsidRPr="00933B85">
        <w:rPr>
          <w:rFonts w:cs="Calibri"/>
          <w:b/>
          <w:bCs/>
          <w:rtl/>
          <w:rPrChange w:id="77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78" w:author="user" w:date="2026-02-05T10:58:00Z">
            <w:rPr>
              <w:rFonts w:cs="Calibri" w:hint="eastAsia"/>
              <w:rtl/>
            </w:rPr>
          </w:rPrChange>
        </w:rPr>
        <w:t>לבדיקת</w:t>
      </w:r>
      <w:r w:rsidRPr="00933B85">
        <w:rPr>
          <w:rFonts w:cs="Calibri"/>
          <w:b/>
          <w:bCs/>
          <w:rtl/>
          <w:rPrChange w:id="79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80" w:author="user" w:date="2026-02-05T10:58:00Z">
            <w:rPr>
              <w:rFonts w:cs="Calibri" w:hint="eastAsia"/>
              <w:rtl/>
            </w:rPr>
          </w:rPrChange>
        </w:rPr>
        <w:t>תפקודי</w:t>
      </w:r>
      <w:r w:rsidRPr="00933B85">
        <w:rPr>
          <w:rFonts w:cs="Calibri"/>
          <w:b/>
          <w:bCs/>
          <w:rtl/>
          <w:rPrChange w:id="81" w:author="user" w:date="2026-02-05T10:58:00Z">
            <w:rPr>
              <w:rFonts w:cs="Calibri"/>
              <w:rtl/>
            </w:rPr>
          </w:rPrChange>
        </w:rPr>
        <w:t xml:space="preserve"> </w:t>
      </w:r>
      <w:r w:rsidRPr="00933B85">
        <w:rPr>
          <w:rFonts w:cs="Calibri" w:hint="eastAsia"/>
          <w:b/>
          <w:bCs/>
          <w:rtl/>
          <w:rPrChange w:id="82" w:author="user" w:date="2026-02-05T10:58:00Z">
            <w:rPr>
              <w:rFonts w:cs="Calibri" w:hint="eastAsia"/>
              <w:rtl/>
            </w:rPr>
          </w:rPrChange>
        </w:rPr>
        <w:t>קרישה</w:t>
      </w:r>
    </w:p>
    <w:p w:rsidR="0068613E" w:rsidRPr="0068613E" w:rsidRDefault="0068613E" w:rsidP="0068613E">
      <w:pPr>
        <w:bidi/>
        <w:rPr>
          <w:rFonts w:cs="Calibri"/>
          <w:b/>
          <w:bCs/>
          <w:rtl/>
        </w:rPr>
      </w:pPr>
      <w:r w:rsidRPr="0068613E">
        <w:rPr>
          <w:rFonts w:cs="Calibri" w:hint="cs"/>
          <w:b/>
          <w:bCs/>
          <w:rtl/>
        </w:rPr>
        <w:t xml:space="preserve">שתן / צואה / תרביות </w:t>
      </w:r>
    </w:p>
    <w:tbl>
      <w:tblPr>
        <w:tblpPr w:leftFromText="180" w:rightFromText="180" w:vertAnchor="text" w:horzAnchor="margin" w:tblpY="1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7"/>
        <w:gridCol w:w="1666"/>
        <w:gridCol w:w="1663"/>
        <w:gridCol w:w="2214"/>
      </w:tblGrid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שם הבדיקה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קוד בדיקה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 xml:space="preserve">מחיר 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b/>
                <w:bCs/>
                <w:sz w:val="20"/>
                <w:szCs w:val="20"/>
                <w:rtl/>
              </w:rPr>
            </w:pPr>
            <w:r w:rsidRPr="003D0F98">
              <w:rPr>
                <w:rFonts w:eastAsia="Times New Roman" w:cs="Calibr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אנליזת שתן 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:rsidR="0068613E" w:rsidRPr="003D0F98" w:rsidRDefault="00986797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170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יחס חלבון / קריאטינין בשתן (</w:t>
            </w:r>
            <w:r>
              <w:rPr>
                <w:rFonts w:eastAsia="Times New Roman" w:cs="Calibri" w:hint="cs"/>
                <w:sz w:val="20"/>
                <w:szCs w:val="20"/>
              </w:rPr>
              <w:t>UPC</w:t>
            </w:r>
            <w:r>
              <w:rPr>
                <w:rFonts w:eastAsia="Times New Roman" w:cs="Calibri" w:hint="cs"/>
                <w:sz w:val="20"/>
                <w:szCs w:val="20"/>
                <w:rtl/>
              </w:rPr>
              <w:t>)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  <w:tc>
          <w:tcPr>
            <w:tcW w:w="1701" w:type="dxa"/>
          </w:tcPr>
          <w:p w:rsidR="0068613E" w:rsidRPr="003D0F98" w:rsidRDefault="00986797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260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  <w:lang w:val="ru-RU"/>
              </w:rPr>
            </w:pPr>
          </w:p>
        </w:tc>
      </w:tr>
      <w:tr w:rsidR="0068613E" w:rsidRPr="006253EF" w:rsidTr="00102E95">
        <w:trPr>
          <w:trHeight w:val="286"/>
        </w:trPr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מיוגלובין בשתן 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120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F72FB1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ins w:id="83" w:author="user" w:date="2026-01-11T16:14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>ציטולוגיה ל</w:t>
              </w:r>
            </w:ins>
            <w:r w:rsidR="0068613E">
              <w:rPr>
                <w:rFonts w:eastAsia="Times New Roman" w:cs="Calibri" w:hint="cs"/>
                <w:sz w:val="20"/>
                <w:szCs w:val="20"/>
                <w:rtl/>
              </w:rPr>
              <w:t>משטח</w:t>
            </w:r>
            <w:ins w:id="84" w:author="user" w:date="2026-01-11T16:14:00Z">
              <w:r>
                <w:rPr>
                  <w:rFonts w:eastAsia="Times New Roman" w:cs="Calibri" w:hint="cs"/>
                  <w:sz w:val="20"/>
                  <w:szCs w:val="20"/>
                  <w:rtl/>
                </w:rPr>
                <w:t xml:space="preserve"> משקע</w:t>
              </w:r>
            </w:ins>
            <w:r w:rsidR="0068613E">
              <w:rPr>
                <w:rFonts w:eastAsia="Times New Roman" w:cs="Calibri" w:hint="cs"/>
                <w:sz w:val="20"/>
                <w:szCs w:val="20"/>
                <w:rtl/>
              </w:rPr>
              <w:t xml:space="preserve"> שתן צבוע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140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דם סמוי בצואה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120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פרזיטולוגיה לצואה (מכון)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290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תרבית ורגישות (מכון)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310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  <w:tr w:rsidR="0068613E" w:rsidRPr="006253EF" w:rsidTr="00102E95">
        <w:tc>
          <w:tcPr>
            <w:tcW w:w="3906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 xml:space="preserve">מיקולוגיה (מכון) </w:t>
            </w: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1701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  <w:r>
              <w:rPr>
                <w:rFonts w:eastAsia="Times New Roman" w:cs="Calibri" w:hint="cs"/>
                <w:sz w:val="20"/>
                <w:szCs w:val="20"/>
                <w:rtl/>
              </w:rPr>
              <w:t>240</w:t>
            </w:r>
          </w:p>
        </w:tc>
        <w:tc>
          <w:tcPr>
            <w:tcW w:w="2268" w:type="dxa"/>
          </w:tcPr>
          <w:p w:rsidR="0068613E" w:rsidRPr="003D0F98" w:rsidRDefault="0068613E" w:rsidP="00102E95">
            <w:pPr>
              <w:bidi/>
              <w:spacing w:after="0"/>
              <w:rPr>
                <w:rFonts w:eastAsia="Times New Roman" w:cs="Calibri"/>
                <w:sz w:val="20"/>
                <w:szCs w:val="20"/>
                <w:rtl/>
              </w:rPr>
            </w:pPr>
          </w:p>
        </w:tc>
      </w:tr>
    </w:tbl>
    <w:p w:rsidR="00902926" w:rsidRPr="00C35A01" w:rsidRDefault="00902926" w:rsidP="009F5100">
      <w:pPr>
        <w:bidi/>
        <w:rPr>
          <w:rFonts w:cs="Calibri"/>
          <w:rtl/>
        </w:rPr>
      </w:pPr>
    </w:p>
    <w:p w:rsidR="00902926" w:rsidRPr="006D1DA9" w:rsidRDefault="007E7E58" w:rsidP="009F5100">
      <w:pPr>
        <w:bidi/>
        <w:rPr>
          <w:rFonts w:cs="Calibri"/>
          <w:b/>
          <w:bCs/>
          <w:color w:val="FF0000"/>
          <w:highlight w:val="yellow"/>
          <w:rtl/>
          <w:rPrChange w:id="85" w:author="user" w:date="2026-02-05T11:11:00Z">
            <w:rPr>
              <w:rFonts w:cs="Calibri"/>
              <w:b/>
              <w:bCs/>
              <w:rtl/>
            </w:rPr>
          </w:rPrChange>
        </w:rPr>
      </w:pPr>
      <w:r w:rsidRPr="006D1DA9">
        <w:rPr>
          <w:rFonts w:cs="Calibri" w:hint="cs"/>
          <w:b/>
          <w:bCs/>
          <w:color w:val="FF0000"/>
          <w:highlight w:val="yellow"/>
          <w:rtl/>
          <w:rPrChange w:id="86" w:author="user" w:date="2026-02-05T11:11:00Z">
            <w:rPr>
              <w:rFonts w:cs="Calibri" w:hint="cs"/>
              <w:b/>
              <w:bCs/>
              <w:rtl/>
            </w:rPr>
          </w:rPrChange>
        </w:rPr>
        <w:t xml:space="preserve">עלויות נוספות </w:t>
      </w:r>
    </w:p>
    <w:p w:rsidR="007E7E58" w:rsidRPr="006D1DA9" w:rsidRDefault="007E7E58" w:rsidP="007E7E58">
      <w:pPr>
        <w:bidi/>
        <w:rPr>
          <w:rFonts w:cs="Calibri"/>
          <w:b/>
          <w:bCs/>
          <w:color w:val="FF0000"/>
          <w:rtl/>
          <w:rPrChange w:id="87" w:author="user" w:date="2026-02-05T11:11:00Z">
            <w:rPr>
              <w:rFonts w:cs="Calibri"/>
              <w:rtl/>
            </w:rPr>
          </w:rPrChange>
        </w:rPr>
      </w:pPr>
      <w:r w:rsidRPr="006D1DA9">
        <w:rPr>
          <w:rFonts w:cs="Calibri"/>
          <w:b/>
          <w:bCs/>
          <w:color w:val="FF0000"/>
          <w:highlight w:val="yellow"/>
          <w:rtl/>
          <w:rPrChange w:id="88" w:author="user" w:date="2026-02-05T11:11:00Z">
            <w:rPr>
              <w:rFonts w:cs="Calibri"/>
              <w:rtl/>
            </w:rPr>
          </w:rPrChange>
        </w:rPr>
        <w:t>(!)</w:t>
      </w:r>
      <w:del w:id="89" w:author="user" w:date="2026-02-05T11:08:00Z">
        <w:r w:rsidRPr="006D1DA9" w:rsidDel="006D1DA9">
          <w:rPr>
            <w:rFonts w:cs="Calibri"/>
            <w:b/>
            <w:bCs/>
            <w:color w:val="FF0000"/>
            <w:highlight w:val="yellow"/>
            <w:rtl/>
            <w:rPrChange w:id="90" w:author="user" w:date="2026-02-05T11:11:00Z">
              <w:rPr>
                <w:rFonts w:cs="Calibri"/>
                <w:rtl/>
              </w:rPr>
            </w:rPrChange>
          </w:rPr>
          <w:delText xml:space="preserve"> תוספת </w:delText>
        </w:r>
        <w:r w:rsidR="00986797" w:rsidRPr="006D1DA9" w:rsidDel="006D1DA9">
          <w:rPr>
            <w:rFonts w:cs="Calibri"/>
            <w:b/>
            <w:bCs/>
            <w:color w:val="FF0000"/>
            <w:highlight w:val="yellow"/>
            <w:rtl/>
            <w:rPrChange w:id="91" w:author="user" w:date="2026-02-05T11:11:00Z">
              <w:rPr>
                <w:rFonts w:cs="Calibri"/>
                <w:rtl/>
              </w:rPr>
            </w:rPrChange>
          </w:rPr>
          <w:delText>120</w:delText>
        </w:r>
        <w:r w:rsidRPr="006D1DA9" w:rsidDel="006D1DA9">
          <w:rPr>
            <w:rFonts w:cs="Calibri"/>
            <w:b/>
            <w:bCs/>
            <w:color w:val="FF0000"/>
            <w:highlight w:val="yellow"/>
            <w:rtl/>
            <w:rPrChange w:id="92" w:author="user" w:date="2026-02-05T11:11:00Z">
              <w:rPr>
                <w:rFonts w:cs="Calibri"/>
                <w:rtl/>
              </w:rPr>
            </w:rPrChange>
          </w:rPr>
          <w:delText xml:space="preserve"> ש"ח לאיסוף </w:delText>
        </w:r>
      </w:del>
      <w:r w:rsidRPr="006D1DA9">
        <w:rPr>
          <w:rFonts w:cs="Calibri"/>
          <w:b/>
          <w:bCs/>
          <w:color w:val="FF0000"/>
          <w:highlight w:val="yellow"/>
          <w:rtl/>
          <w:rPrChange w:id="93" w:author="user" w:date="2026-02-05T11:11:00Z">
            <w:rPr>
              <w:rFonts w:cs="Calibri"/>
              <w:rtl/>
            </w:rPr>
          </w:rPrChange>
        </w:rPr>
        <w:t xml:space="preserve">מקו כפר סבא וצפונה, </w:t>
      </w:r>
      <w:del w:id="94" w:author="user" w:date="2026-01-11T16:15:00Z">
        <w:r w:rsidRPr="006D1DA9" w:rsidDel="00F72FB1">
          <w:rPr>
            <w:rFonts w:cs="Calibri" w:hint="eastAsia"/>
            <w:b/>
            <w:bCs/>
            <w:color w:val="FF0000"/>
            <w:highlight w:val="yellow"/>
            <w:rtl/>
            <w:rPrChange w:id="95" w:author="user" w:date="2026-02-05T11:11:00Z">
              <w:rPr>
                <w:rFonts w:cs="Calibri" w:hint="eastAsia"/>
                <w:rtl/>
              </w:rPr>
            </w:rPrChange>
          </w:rPr>
          <w:delText>ומקו</w:delText>
        </w:r>
        <w:r w:rsidRPr="006D1DA9" w:rsidDel="00F72FB1">
          <w:rPr>
            <w:rFonts w:cs="Calibri"/>
            <w:b/>
            <w:bCs/>
            <w:color w:val="FF0000"/>
            <w:highlight w:val="yellow"/>
            <w:rtl/>
            <w:rPrChange w:id="96" w:author="user" w:date="2026-02-05T11:11:00Z">
              <w:rPr>
                <w:rFonts w:cs="Calibri"/>
                <w:rtl/>
              </w:rPr>
            </w:rPrChange>
          </w:rPr>
          <w:delText xml:space="preserve"> </w:delText>
        </w:r>
      </w:del>
      <w:ins w:id="97" w:author="user" w:date="2026-02-05T11:10:00Z">
        <w:r w:rsidR="006D1DA9" w:rsidRPr="006D1DA9">
          <w:rPr>
            <w:rFonts w:cs="Calibri" w:hint="cs"/>
            <w:b/>
            <w:bCs/>
            <w:color w:val="FF0000"/>
            <w:highlight w:val="yellow"/>
            <w:rtl/>
            <w:rPrChange w:id="98" w:author="user" w:date="2026-02-05T11:11:00Z">
              <w:rPr>
                <w:rFonts w:cs="Calibri" w:hint="cs"/>
                <w:b/>
                <w:bCs/>
                <w:rtl/>
              </w:rPr>
            </w:rPrChange>
          </w:rPr>
          <w:t xml:space="preserve">קו רחובות דרומה, ירושלים והאזור </w:t>
        </w:r>
        <w:r w:rsidR="006D1DA9" w:rsidRPr="006D1DA9">
          <w:rPr>
            <w:rFonts w:cs="Calibri"/>
            <w:b/>
            <w:bCs/>
            <w:color w:val="FF0000"/>
            <w:highlight w:val="yellow"/>
            <w:rtl/>
            <w:rPrChange w:id="99" w:author="user" w:date="2026-02-05T11:11:00Z">
              <w:rPr>
                <w:rFonts w:cs="Calibri"/>
                <w:b/>
                <w:bCs/>
                <w:rtl/>
              </w:rPr>
            </w:rPrChange>
          </w:rPr>
          <w:t>–</w:t>
        </w:r>
        <w:r w:rsidR="006D1DA9" w:rsidRPr="006D1DA9">
          <w:rPr>
            <w:rFonts w:cs="Calibri" w:hint="cs"/>
            <w:b/>
            <w:bCs/>
            <w:color w:val="FF0000"/>
            <w:highlight w:val="yellow"/>
            <w:rtl/>
            <w:rPrChange w:id="100" w:author="user" w:date="2026-02-05T11:11:00Z">
              <w:rPr>
                <w:rFonts w:cs="Calibri" w:hint="cs"/>
                <w:b/>
                <w:bCs/>
                <w:rtl/>
              </w:rPr>
            </w:rPrChange>
          </w:rPr>
          <w:t xml:space="preserve"> תוספת משלוח 120 ₪.</w:t>
        </w:r>
      </w:ins>
      <w:del w:id="101" w:author="user" w:date="2026-02-05T11:10:00Z">
        <w:r w:rsidRPr="006D1DA9" w:rsidDel="006D1DA9">
          <w:rPr>
            <w:rFonts w:cs="Calibri" w:hint="eastAsia"/>
            <w:b/>
            <w:bCs/>
            <w:color w:val="FF0000"/>
            <w:highlight w:val="yellow"/>
            <w:rtl/>
            <w:rPrChange w:id="102" w:author="user" w:date="2026-02-05T11:11:00Z">
              <w:rPr>
                <w:rFonts w:cs="Calibri" w:hint="eastAsia"/>
                <w:rtl/>
              </w:rPr>
            </w:rPrChange>
          </w:rPr>
          <w:delText>רחובות</w:delText>
        </w:r>
        <w:r w:rsidRPr="006D1DA9" w:rsidDel="006D1DA9">
          <w:rPr>
            <w:rFonts w:cs="Calibri"/>
            <w:b/>
            <w:bCs/>
            <w:color w:val="FF0000"/>
            <w:highlight w:val="yellow"/>
            <w:rtl/>
            <w:rPrChange w:id="103" w:author="user" w:date="2026-02-05T11:11:00Z">
              <w:rPr>
                <w:rFonts w:cs="Calibri"/>
                <w:rtl/>
              </w:rPr>
            </w:rPrChange>
          </w:rPr>
          <w:delText xml:space="preserve"> </w:delText>
        </w:r>
      </w:del>
      <w:del w:id="104" w:author="user" w:date="2026-01-11T16:15:00Z">
        <w:r w:rsidRPr="006D1DA9" w:rsidDel="00F72FB1">
          <w:rPr>
            <w:rFonts w:cs="Calibri" w:hint="eastAsia"/>
            <w:b/>
            <w:bCs/>
            <w:color w:val="FF0000"/>
            <w:highlight w:val="yellow"/>
            <w:rtl/>
            <w:rPrChange w:id="105" w:author="user" w:date="2026-02-05T11:11:00Z">
              <w:rPr>
                <w:rFonts w:cs="Calibri" w:hint="eastAsia"/>
                <w:rtl/>
              </w:rPr>
            </w:rPrChange>
          </w:rPr>
          <w:delText>דרומה</w:delText>
        </w:r>
        <w:r w:rsidRPr="006D1DA9" w:rsidDel="00F72FB1">
          <w:rPr>
            <w:rFonts w:cs="Calibri"/>
            <w:b/>
            <w:bCs/>
            <w:color w:val="FF0000"/>
            <w:rtl/>
            <w:rPrChange w:id="106" w:author="user" w:date="2026-02-05T11:11:00Z">
              <w:rPr>
                <w:rFonts w:cs="Calibri"/>
                <w:rtl/>
              </w:rPr>
            </w:rPrChange>
          </w:rPr>
          <w:delText xml:space="preserve"> </w:delText>
        </w:r>
      </w:del>
    </w:p>
    <w:p w:rsidR="007E7E58" w:rsidRPr="006D1DA9" w:rsidRDefault="007E7E58" w:rsidP="007E7E58">
      <w:pPr>
        <w:bidi/>
        <w:rPr>
          <w:rFonts w:cs="Calibri"/>
          <w:color w:val="FF0000"/>
          <w:rtl/>
          <w:rPrChange w:id="107" w:author="user" w:date="2026-02-05T11:11:00Z">
            <w:rPr>
              <w:rFonts w:cs="Calibri"/>
              <w:rtl/>
            </w:rPr>
          </w:rPrChange>
        </w:rPr>
      </w:pPr>
    </w:p>
    <w:p w:rsidR="0016527E" w:rsidRPr="00C35A01" w:rsidRDefault="0016527E" w:rsidP="00A84A85">
      <w:pPr>
        <w:bidi/>
        <w:rPr>
          <w:rFonts w:cs="Calibri"/>
          <w:rtl/>
        </w:rPr>
      </w:pPr>
    </w:p>
    <w:p w:rsidR="00902926" w:rsidRPr="0016527E" w:rsidRDefault="00902926" w:rsidP="00712822">
      <w:pPr>
        <w:tabs>
          <w:tab w:val="left" w:pos="5760"/>
        </w:tabs>
        <w:bidi/>
        <w:jc w:val="center"/>
        <w:rPr>
          <w:rtl/>
        </w:rPr>
      </w:pPr>
      <w:bookmarkStart w:id="108" w:name="_GoBack"/>
      <w:bookmarkEnd w:id="108"/>
    </w:p>
    <w:sectPr w:rsidR="00902926" w:rsidRPr="0016527E" w:rsidSect="00E264AC">
      <w:headerReference w:type="default" r:id="rId8"/>
      <w:footerReference w:type="default" r:id="rId9"/>
      <w:pgSz w:w="12240" w:h="15840"/>
      <w:pgMar w:top="1337" w:right="1440" w:bottom="1440" w:left="1440" w:header="709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04C9" w:rsidRDefault="00EE04C9" w:rsidP="00CF507B">
      <w:pPr>
        <w:spacing w:after="0"/>
      </w:pPr>
      <w:r>
        <w:separator/>
      </w:r>
    </w:p>
  </w:endnote>
  <w:endnote w:type="continuationSeparator" w:id="0">
    <w:p w:rsidR="00EE04C9" w:rsidRDefault="00EE04C9" w:rsidP="00CF50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1E45" w:rsidDel="006D1DA9" w:rsidRDefault="002F1ACF" w:rsidP="006D1DA9">
    <w:pPr>
      <w:pStyle w:val="ae"/>
      <w:jc w:val="right"/>
      <w:rPr>
        <w:del w:id="109" w:author="user" w:date="2026-02-05T11:08:00Z"/>
        <w:sz w:val="28"/>
        <w:szCs w:val="28"/>
      </w:rPr>
      <w:pPrChange w:id="110" w:author="user" w:date="2026-02-05T11:08:00Z">
        <w:pPr>
          <w:pStyle w:val="ae"/>
          <w:jc w:val="right"/>
        </w:pPr>
      </w:pPrChange>
    </w:pPr>
    <w:r w:rsidRPr="0060220C">
      <w:rPr>
        <w:sz w:val="28"/>
        <w:szCs w:val="28"/>
      </w:rPr>
      <w:tab/>
    </w:r>
  </w:p>
  <w:p w:rsidR="002F1ACF" w:rsidRDefault="001F1E45" w:rsidP="006D1DA9">
    <w:pPr>
      <w:pStyle w:val="ae"/>
      <w:jc w:val="right"/>
      <w:rPr>
        <w:sz w:val="28"/>
        <w:szCs w:val="28"/>
      </w:rPr>
    </w:pPr>
    <w:del w:id="111" w:author="user" w:date="2026-02-05T11:08:00Z">
      <w:r w:rsidDel="006D1DA9">
        <w:rPr>
          <w:rFonts w:hint="cs"/>
          <w:rtl/>
        </w:rPr>
        <w:delText>**</w:delText>
      </w:r>
      <w:r w:rsidRPr="001F1E45" w:rsidDel="006D1DA9">
        <w:rPr>
          <w:rFonts w:hint="cs"/>
          <w:b/>
          <w:bCs/>
          <w:rtl/>
        </w:rPr>
        <w:delText>תוספת 1</w:delText>
      </w:r>
      <w:r w:rsidR="00986797" w:rsidDel="006D1DA9">
        <w:rPr>
          <w:rFonts w:hint="cs"/>
          <w:b/>
          <w:bCs/>
          <w:rtl/>
        </w:rPr>
        <w:delText>20</w:delText>
      </w:r>
      <w:r w:rsidRPr="001F1E45" w:rsidDel="006D1DA9">
        <w:rPr>
          <w:rFonts w:hint="cs"/>
          <w:b/>
          <w:bCs/>
          <w:rtl/>
        </w:rPr>
        <w:delText xml:space="preserve"> ₪ לאיסוף</w:delText>
      </w:r>
      <w:r w:rsidDel="006D1DA9">
        <w:rPr>
          <w:rFonts w:hint="cs"/>
          <w:b/>
          <w:bCs/>
          <w:rtl/>
        </w:rPr>
        <w:delText xml:space="preserve"> </w:delText>
      </w:r>
      <w:r w:rsidRPr="001F1E45" w:rsidDel="006D1DA9">
        <w:rPr>
          <w:rFonts w:hint="cs"/>
          <w:b/>
          <w:bCs/>
          <w:rtl/>
        </w:rPr>
        <w:delText xml:space="preserve"> </w:delText>
      </w:r>
      <w:r w:rsidRPr="001F1E45" w:rsidDel="006D1DA9">
        <w:rPr>
          <w:b/>
          <w:bCs/>
          <w:rtl/>
        </w:rPr>
        <w:delText>–</w:delText>
      </w:r>
      <w:r w:rsidDel="006D1DA9">
        <w:rPr>
          <w:rFonts w:hint="cs"/>
          <w:b/>
          <w:bCs/>
          <w:rtl/>
        </w:rPr>
        <w:delText xml:space="preserve">      </w:delText>
      </w:r>
      <w:r w:rsidRPr="001F1E45" w:rsidDel="006D1DA9">
        <w:rPr>
          <w:rFonts w:hint="cs"/>
          <w:b/>
          <w:bCs/>
          <w:rtl/>
        </w:rPr>
        <w:delText xml:space="preserve"> </w:delText>
      </w:r>
      <w:r w:rsidR="007F49E4" w:rsidDel="006D1DA9">
        <w:rPr>
          <w:rFonts w:hint="cs"/>
          <w:b/>
          <w:bCs/>
          <w:rtl/>
        </w:rPr>
        <w:delText>מ</w:delText>
      </w:r>
      <w:r w:rsidRPr="001F1E45" w:rsidDel="006D1DA9">
        <w:rPr>
          <w:rFonts w:hint="cs"/>
          <w:b/>
          <w:bCs/>
          <w:rtl/>
        </w:rPr>
        <w:delText xml:space="preserve">קו כפר סבא צפונה       </w:delText>
      </w:r>
      <w:r w:rsidR="007F49E4" w:rsidDel="006D1DA9">
        <w:rPr>
          <w:rFonts w:hint="cs"/>
          <w:b/>
          <w:bCs/>
          <w:rtl/>
        </w:rPr>
        <w:delText>ומ</w:delText>
      </w:r>
      <w:r w:rsidRPr="001F1E45" w:rsidDel="006D1DA9">
        <w:rPr>
          <w:rFonts w:hint="cs"/>
          <w:b/>
          <w:bCs/>
          <w:rtl/>
        </w:rPr>
        <w:delText>קו רחובות דרומה</w:delText>
      </w:r>
      <w:r w:rsidRPr="001F1E45" w:rsidDel="006D1DA9">
        <w:rPr>
          <w:b/>
          <w:bCs/>
          <w:sz w:val="28"/>
          <w:szCs w:val="28"/>
        </w:rPr>
        <w:delText xml:space="preserve"> </w:delText>
      </w:r>
    </w:del>
    <w:r w:rsidR="002F1ACF" w:rsidRPr="001F1E45">
      <w:rPr>
        <w:b/>
        <w:bCs/>
        <w:sz w:val="28"/>
        <w:szCs w:val="28"/>
      </w:rPr>
      <w:t xml:space="preserve"> </w:t>
    </w:r>
  </w:p>
  <w:p w:rsidR="002F1ACF" w:rsidRDefault="002F1ACF" w:rsidP="004E2982">
    <w:pPr>
      <w:pStyle w:val="ae"/>
      <w:tabs>
        <w:tab w:val="clear" w:pos="4153"/>
        <w:tab w:val="clear" w:pos="8306"/>
        <w:tab w:val="left" w:pos="691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04C9" w:rsidRDefault="00EE04C9" w:rsidP="00CF507B">
      <w:pPr>
        <w:spacing w:after="0"/>
      </w:pPr>
      <w:r>
        <w:separator/>
      </w:r>
    </w:p>
  </w:footnote>
  <w:footnote w:type="continuationSeparator" w:id="0">
    <w:p w:rsidR="00EE04C9" w:rsidRDefault="00EE04C9" w:rsidP="00CF50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1ACF" w:rsidRPr="00C35A01" w:rsidRDefault="00F8203B" w:rsidP="00B72D90">
    <w:pPr>
      <w:pStyle w:val="1"/>
      <w:bidi/>
      <w:jc w:val="center"/>
      <w:rPr>
        <w:rStyle w:val="af0"/>
        <w:rFonts w:ascii="Calibri" w:hAnsi="Calibri" w:cs="Calibri"/>
        <w:smallCaps w:val="0"/>
        <w:color w:val="auto"/>
        <w:spacing w:val="0"/>
        <w:sz w:val="36"/>
        <w:szCs w:val="36"/>
        <w:u w:val="none"/>
        <w:rtl/>
      </w:rPr>
    </w:pPr>
    <w:r w:rsidRPr="00C35A01">
      <w:rPr>
        <w:rFonts w:ascii="Calibri" w:hAnsi="Calibri" w:cs="Calibri"/>
        <w:noProof/>
        <w:sz w:val="18"/>
        <w:szCs w:val="36"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3EB5073" wp14:editId="576185F5">
              <wp:simplePos x="0" y="0"/>
              <wp:positionH relativeFrom="column">
                <wp:posOffset>-447675</wp:posOffset>
              </wp:positionH>
              <wp:positionV relativeFrom="paragraph">
                <wp:posOffset>-390525</wp:posOffset>
              </wp:positionV>
              <wp:extent cx="7098665" cy="0"/>
              <wp:effectExtent l="38100" t="38100" r="45085" b="76200"/>
              <wp:wrapNone/>
              <wp:docPr id="1" name="מחבר ישר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7098665" cy="0"/>
                      </a:xfrm>
                      <a:prstGeom prst="line">
                        <a:avLst/>
                      </a:prstGeom>
                      <a:noFill/>
                      <a:ln w="76200">
                        <a:solidFill>
                          <a:srgbClr val="A84E5D"/>
                        </a:solidFill>
                        <a:miter lim="800000"/>
                        <a:headEnd/>
                        <a:tailEnd/>
                      </a:ln>
                      <a:effectLst>
                        <a:outerShdw dist="38100" dir="5400000" algn="t" rotWithShape="0">
                          <a:srgbClr val="000000">
                            <a:alpha val="39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B00F82" id="מחבר ישר 9" o:spid="_x0000_s1026" style="position:absolute;left:0;text-align:lef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25pt,-30.75pt" to="523.7pt,-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" strokecolor="#a84e5d" strokeweight="6pt">
              <v:stroke joinstyle="miter"/>
              <v:shadow on="t" color="black" opacity="26213f" origin=",-.5" offset="0,3pt"/>
            </v:line>
          </w:pict>
        </mc:Fallback>
      </mc:AlternateContent>
    </w:r>
    <w:r w:rsidRPr="00C35A01">
      <w:rPr>
        <w:rFonts w:ascii="Calibri" w:hAnsi="Calibri" w:cs="Calibri"/>
        <w:noProof/>
        <w:sz w:val="18"/>
        <w:szCs w:val="36"/>
        <w:rtl/>
      </w:rPr>
      <w:drawing>
        <wp:anchor distT="0" distB="0" distL="114300" distR="114300" simplePos="0" relativeHeight="251657216" behindDoc="1" locked="0" layoutInCell="1" allowOverlap="1" wp14:anchorId="457A0F5D" wp14:editId="5B5426CD">
          <wp:simplePos x="0" y="0"/>
          <wp:positionH relativeFrom="column">
            <wp:posOffset>-895350</wp:posOffset>
          </wp:positionH>
          <wp:positionV relativeFrom="paragraph">
            <wp:posOffset>-533400</wp:posOffset>
          </wp:positionV>
          <wp:extent cx="1495425" cy="1171575"/>
          <wp:effectExtent l="0" t="0" r="0" b="0"/>
          <wp:wrapNone/>
          <wp:docPr id="3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04C">
      <w:rPr>
        <w:rStyle w:val="af0"/>
        <w:rFonts w:ascii="Calibri" w:hAnsi="Calibri" w:cs="Calibri" w:hint="cs"/>
        <w:smallCaps w:val="0"/>
        <w:color w:val="auto"/>
        <w:spacing w:val="0"/>
        <w:sz w:val="36"/>
        <w:szCs w:val="36"/>
        <w:u w:val="none"/>
        <w:rtl/>
      </w:rPr>
      <w:t xml:space="preserve">מחירון </w:t>
    </w:r>
    <w:r w:rsidR="002F1ACF" w:rsidRPr="00C35A01">
      <w:rPr>
        <w:rStyle w:val="af0"/>
        <w:rFonts w:ascii="Calibri" w:hAnsi="Calibri" w:cs="Calibri"/>
        <w:smallCaps w:val="0"/>
        <w:color w:val="auto"/>
        <w:spacing w:val="0"/>
        <w:sz w:val="36"/>
        <w:szCs w:val="36"/>
        <w:u w:val="none"/>
        <w:rtl/>
      </w:rPr>
      <w:t>בדיקות מעבדה חיצוניות –202</w:t>
    </w:r>
    <w:r w:rsidR="00F6704C">
      <w:rPr>
        <w:rStyle w:val="af0"/>
        <w:rFonts w:ascii="Calibri" w:hAnsi="Calibri" w:cs="Calibri" w:hint="cs"/>
        <w:smallCaps w:val="0"/>
        <w:color w:val="auto"/>
        <w:spacing w:val="0"/>
        <w:sz w:val="36"/>
        <w:szCs w:val="36"/>
        <w:u w:val="none"/>
        <w:rtl/>
      </w:rPr>
      <w:t>6</w:t>
    </w:r>
  </w:p>
  <w:p w:rsidR="002F1ACF" w:rsidRPr="00C35A01" w:rsidRDefault="002F1ACF" w:rsidP="00B72D90">
    <w:pPr>
      <w:bidi/>
      <w:rPr>
        <w:rFonts w:cs="Calibri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E1590"/>
    <w:multiLevelType w:val="hybridMultilevel"/>
    <w:tmpl w:val="E8D6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26B7A"/>
    <w:multiLevelType w:val="hybridMultilevel"/>
    <w:tmpl w:val="903CB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A010A"/>
    <w:multiLevelType w:val="hybridMultilevel"/>
    <w:tmpl w:val="FA9E1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A499B"/>
    <w:multiLevelType w:val="hybridMultilevel"/>
    <w:tmpl w:val="FDA419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04DC3"/>
    <w:multiLevelType w:val="hybridMultilevel"/>
    <w:tmpl w:val="0CBE1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824D2"/>
    <w:multiLevelType w:val="hybridMultilevel"/>
    <w:tmpl w:val="7876D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77A80"/>
    <w:multiLevelType w:val="hybridMultilevel"/>
    <w:tmpl w:val="CC50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C75FC"/>
    <w:multiLevelType w:val="hybridMultilevel"/>
    <w:tmpl w:val="37064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trackRevision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0F"/>
    <w:rsid w:val="0001384E"/>
    <w:rsid w:val="00017AAC"/>
    <w:rsid w:val="000223DF"/>
    <w:rsid w:val="00032A6B"/>
    <w:rsid w:val="000376D9"/>
    <w:rsid w:val="000379CF"/>
    <w:rsid w:val="00044BA8"/>
    <w:rsid w:val="000465B9"/>
    <w:rsid w:val="00054B2D"/>
    <w:rsid w:val="00061011"/>
    <w:rsid w:val="00092364"/>
    <w:rsid w:val="00092799"/>
    <w:rsid w:val="000A469F"/>
    <w:rsid w:val="000A5FCB"/>
    <w:rsid w:val="000C5631"/>
    <w:rsid w:val="00100B3E"/>
    <w:rsid w:val="001010E9"/>
    <w:rsid w:val="001017AA"/>
    <w:rsid w:val="00102E95"/>
    <w:rsid w:val="00106AAC"/>
    <w:rsid w:val="001077F6"/>
    <w:rsid w:val="00111185"/>
    <w:rsid w:val="001135F7"/>
    <w:rsid w:val="00113C7A"/>
    <w:rsid w:val="001232C5"/>
    <w:rsid w:val="00133414"/>
    <w:rsid w:val="00134893"/>
    <w:rsid w:val="00146731"/>
    <w:rsid w:val="00156D4D"/>
    <w:rsid w:val="0016459D"/>
    <w:rsid w:val="0016527E"/>
    <w:rsid w:val="00173850"/>
    <w:rsid w:val="001754A6"/>
    <w:rsid w:val="00180BF4"/>
    <w:rsid w:val="001908FF"/>
    <w:rsid w:val="00190CEF"/>
    <w:rsid w:val="001A14B4"/>
    <w:rsid w:val="001A6FA2"/>
    <w:rsid w:val="001B23E1"/>
    <w:rsid w:val="001C3902"/>
    <w:rsid w:val="001D37AC"/>
    <w:rsid w:val="001D3E59"/>
    <w:rsid w:val="001D7B55"/>
    <w:rsid w:val="001F1E45"/>
    <w:rsid w:val="001F2C54"/>
    <w:rsid w:val="00201786"/>
    <w:rsid w:val="0020611B"/>
    <w:rsid w:val="0021295C"/>
    <w:rsid w:val="00230749"/>
    <w:rsid w:val="002316F5"/>
    <w:rsid w:val="00232E96"/>
    <w:rsid w:val="00233904"/>
    <w:rsid w:val="00247EA5"/>
    <w:rsid w:val="00250A24"/>
    <w:rsid w:val="00262157"/>
    <w:rsid w:val="00262451"/>
    <w:rsid w:val="00263CB4"/>
    <w:rsid w:val="00264DA4"/>
    <w:rsid w:val="00273182"/>
    <w:rsid w:val="00285673"/>
    <w:rsid w:val="00290F7D"/>
    <w:rsid w:val="002A1E5F"/>
    <w:rsid w:val="002B4EA5"/>
    <w:rsid w:val="002C2707"/>
    <w:rsid w:val="002D677F"/>
    <w:rsid w:val="002E4645"/>
    <w:rsid w:val="002F1ACF"/>
    <w:rsid w:val="002F3C3F"/>
    <w:rsid w:val="00305E6C"/>
    <w:rsid w:val="00316C29"/>
    <w:rsid w:val="00326607"/>
    <w:rsid w:val="003312DB"/>
    <w:rsid w:val="00342FA7"/>
    <w:rsid w:val="00345EA2"/>
    <w:rsid w:val="00354C07"/>
    <w:rsid w:val="00355D2C"/>
    <w:rsid w:val="00357A35"/>
    <w:rsid w:val="00370B8F"/>
    <w:rsid w:val="00373E43"/>
    <w:rsid w:val="00387C4B"/>
    <w:rsid w:val="00392375"/>
    <w:rsid w:val="00395F54"/>
    <w:rsid w:val="00396AB5"/>
    <w:rsid w:val="0039752A"/>
    <w:rsid w:val="003A289C"/>
    <w:rsid w:val="003B703F"/>
    <w:rsid w:val="003C6815"/>
    <w:rsid w:val="003D0F98"/>
    <w:rsid w:val="003E4CC8"/>
    <w:rsid w:val="0040152E"/>
    <w:rsid w:val="00435B10"/>
    <w:rsid w:val="00436B44"/>
    <w:rsid w:val="00445691"/>
    <w:rsid w:val="00445A41"/>
    <w:rsid w:val="004630B7"/>
    <w:rsid w:val="00464830"/>
    <w:rsid w:val="004655AF"/>
    <w:rsid w:val="00471D96"/>
    <w:rsid w:val="004752E6"/>
    <w:rsid w:val="00485DB1"/>
    <w:rsid w:val="004A4E05"/>
    <w:rsid w:val="004A766B"/>
    <w:rsid w:val="004A7FCB"/>
    <w:rsid w:val="004B5F76"/>
    <w:rsid w:val="004C72C7"/>
    <w:rsid w:val="004D5612"/>
    <w:rsid w:val="004E06F3"/>
    <w:rsid w:val="004E2982"/>
    <w:rsid w:val="005127C5"/>
    <w:rsid w:val="00512864"/>
    <w:rsid w:val="0051630E"/>
    <w:rsid w:val="00521DA5"/>
    <w:rsid w:val="00536DA4"/>
    <w:rsid w:val="00546EB8"/>
    <w:rsid w:val="005633EB"/>
    <w:rsid w:val="0057282E"/>
    <w:rsid w:val="0057628F"/>
    <w:rsid w:val="00582716"/>
    <w:rsid w:val="005839AA"/>
    <w:rsid w:val="00586325"/>
    <w:rsid w:val="005873CB"/>
    <w:rsid w:val="00595B2B"/>
    <w:rsid w:val="005A7092"/>
    <w:rsid w:val="005B3A7F"/>
    <w:rsid w:val="005B3D79"/>
    <w:rsid w:val="005C134A"/>
    <w:rsid w:val="005D03B7"/>
    <w:rsid w:val="005D6BF9"/>
    <w:rsid w:val="005E34B1"/>
    <w:rsid w:val="005F728E"/>
    <w:rsid w:val="0060220C"/>
    <w:rsid w:val="006056DD"/>
    <w:rsid w:val="006253EF"/>
    <w:rsid w:val="00632503"/>
    <w:rsid w:val="00636418"/>
    <w:rsid w:val="00636E16"/>
    <w:rsid w:val="00640C01"/>
    <w:rsid w:val="00641676"/>
    <w:rsid w:val="006447E7"/>
    <w:rsid w:val="00652859"/>
    <w:rsid w:val="00660255"/>
    <w:rsid w:val="006651FE"/>
    <w:rsid w:val="006659ED"/>
    <w:rsid w:val="0066634E"/>
    <w:rsid w:val="00673878"/>
    <w:rsid w:val="00674A61"/>
    <w:rsid w:val="006823AD"/>
    <w:rsid w:val="0068613E"/>
    <w:rsid w:val="0069084F"/>
    <w:rsid w:val="006923C6"/>
    <w:rsid w:val="006936C8"/>
    <w:rsid w:val="006A144B"/>
    <w:rsid w:val="006B02EE"/>
    <w:rsid w:val="006C3B65"/>
    <w:rsid w:val="006D1DA9"/>
    <w:rsid w:val="006D43BA"/>
    <w:rsid w:val="006D74D6"/>
    <w:rsid w:val="006E0CC4"/>
    <w:rsid w:val="006E4E8B"/>
    <w:rsid w:val="006E6D46"/>
    <w:rsid w:val="006F2CB4"/>
    <w:rsid w:val="007107B0"/>
    <w:rsid w:val="00712822"/>
    <w:rsid w:val="007423A4"/>
    <w:rsid w:val="00745B76"/>
    <w:rsid w:val="00751BD1"/>
    <w:rsid w:val="00754FAB"/>
    <w:rsid w:val="00755DE5"/>
    <w:rsid w:val="007629FF"/>
    <w:rsid w:val="007632D4"/>
    <w:rsid w:val="007B2B25"/>
    <w:rsid w:val="007B3DEB"/>
    <w:rsid w:val="007B7E83"/>
    <w:rsid w:val="007C45F3"/>
    <w:rsid w:val="007E75D7"/>
    <w:rsid w:val="007E7E58"/>
    <w:rsid w:val="007F49E4"/>
    <w:rsid w:val="007F4A4B"/>
    <w:rsid w:val="007F622B"/>
    <w:rsid w:val="0081597A"/>
    <w:rsid w:val="00823A4E"/>
    <w:rsid w:val="00824514"/>
    <w:rsid w:val="00825448"/>
    <w:rsid w:val="00832CEB"/>
    <w:rsid w:val="00840E9D"/>
    <w:rsid w:val="008450C5"/>
    <w:rsid w:val="00845A07"/>
    <w:rsid w:val="0087054F"/>
    <w:rsid w:val="008867EB"/>
    <w:rsid w:val="008868A2"/>
    <w:rsid w:val="008A50E1"/>
    <w:rsid w:val="008B2491"/>
    <w:rsid w:val="008B74E3"/>
    <w:rsid w:val="008D440E"/>
    <w:rsid w:val="008D5A9E"/>
    <w:rsid w:val="008F2986"/>
    <w:rsid w:val="008F3804"/>
    <w:rsid w:val="00902926"/>
    <w:rsid w:val="009029D5"/>
    <w:rsid w:val="0091000C"/>
    <w:rsid w:val="009106AC"/>
    <w:rsid w:val="00931C7B"/>
    <w:rsid w:val="00933B85"/>
    <w:rsid w:val="00950A15"/>
    <w:rsid w:val="00953DC5"/>
    <w:rsid w:val="00972A5D"/>
    <w:rsid w:val="00981D2F"/>
    <w:rsid w:val="00986797"/>
    <w:rsid w:val="009A50BB"/>
    <w:rsid w:val="009C4BB5"/>
    <w:rsid w:val="009D0F6B"/>
    <w:rsid w:val="009D7029"/>
    <w:rsid w:val="009E26D0"/>
    <w:rsid w:val="009F090C"/>
    <w:rsid w:val="009F5100"/>
    <w:rsid w:val="00A10F63"/>
    <w:rsid w:val="00A12FB4"/>
    <w:rsid w:val="00A25B34"/>
    <w:rsid w:val="00A37FD9"/>
    <w:rsid w:val="00A40A3A"/>
    <w:rsid w:val="00A40AE9"/>
    <w:rsid w:val="00A44D13"/>
    <w:rsid w:val="00A547B0"/>
    <w:rsid w:val="00A65C3E"/>
    <w:rsid w:val="00A753BE"/>
    <w:rsid w:val="00A84A85"/>
    <w:rsid w:val="00A91260"/>
    <w:rsid w:val="00A92335"/>
    <w:rsid w:val="00A946C2"/>
    <w:rsid w:val="00A957EA"/>
    <w:rsid w:val="00AB7FE4"/>
    <w:rsid w:val="00AC2415"/>
    <w:rsid w:val="00AD18E0"/>
    <w:rsid w:val="00AD61CF"/>
    <w:rsid w:val="00AD7C33"/>
    <w:rsid w:val="00AE0B01"/>
    <w:rsid w:val="00AE2B18"/>
    <w:rsid w:val="00AE55E1"/>
    <w:rsid w:val="00AF0A89"/>
    <w:rsid w:val="00B00A4A"/>
    <w:rsid w:val="00B03C80"/>
    <w:rsid w:val="00B1145D"/>
    <w:rsid w:val="00B36801"/>
    <w:rsid w:val="00B4104E"/>
    <w:rsid w:val="00B522DC"/>
    <w:rsid w:val="00B546AE"/>
    <w:rsid w:val="00B61716"/>
    <w:rsid w:val="00B63E64"/>
    <w:rsid w:val="00B675E8"/>
    <w:rsid w:val="00B72D90"/>
    <w:rsid w:val="00B76FC6"/>
    <w:rsid w:val="00B847A0"/>
    <w:rsid w:val="00B95E5C"/>
    <w:rsid w:val="00BA3DE3"/>
    <w:rsid w:val="00BA5A30"/>
    <w:rsid w:val="00BC0D51"/>
    <w:rsid w:val="00BC124E"/>
    <w:rsid w:val="00BC1319"/>
    <w:rsid w:val="00BC2559"/>
    <w:rsid w:val="00BD1F2A"/>
    <w:rsid w:val="00BD6804"/>
    <w:rsid w:val="00BE56D3"/>
    <w:rsid w:val="00C213CE"/>
    <w:rsid w:val="00C351E3"/>
    <w:rsid w:val="00C35A01"/>
    <w:rsid w:val="00C36762"/>
    <w:rsid w:val="00C37292"/>
    <w:rsid w:val="00C45934"/>
    <w:rsid w:val="00CA343F"/>
    <w:rsid w:val="00CA348D"/>
    <w:rsid w:val="00CB768B"/>
    <w:rsid w:val="00CD1B43"/>
    <w:rsid w:val="00CD5E92"/>
    <w:rsid w:val="00CE01E6"/>
    <w:rsid w:val="00CE6D9F"/>
    <w:rsid w:val="00CF507B"/>
    <w:rsid w:val="00D04803"/>
    <w:rsid w:val="00D13CC7"/>
    <w:rsid w:val="00D1540A"/>
    <w:rsid w:val="00D22FC2"/>
    <w:rsid w:val="00D23196"/>
    <w:rsid w:val="00D35E84"/>
    <w:rsid w:val="00D36E2E"/>
    <w:rsid w:val="00D60DEE"/>
    <w:rsid w:val="00D629E3"/>
    <w:rsid w:val="00D708CD"/>
    <w:rsid w:val="00D851BC"/>
    <w:rsid w:val="00D9787F"/>
    <w:rsid w:val="00D97C79"/>
    <w:rsid w:val="00DC1373"/>
    <w:rsid w:val="00DC1468"/>
    <w:rsid w:val="00DC235D"/>
    <w:rsid w:val="00DD32EF"/>
    <w:rsid w:val="00DE725C"/>
    <w:rsid w:val="00DF2384"/>
    <w:rsid w:val="00E04310"/>
    <w:rsid w:val="00E070AA"/>
    <w:rsid w:val="00E22B1A"/>
    <w:rsid w:val="00E264AC"/>
    <w:rsid w:val="00E32C9E"/>
    <w:rsid w:val="00E4770F"/>
    <w:rsid w:val="00E6074B"/>
    <w:rsid w:val="00E617F9"/>
    <w:rsid w:val="00E6387E"/>
    <w:rsid w:val="00E7588D"/>
    <w:rsid w:val="00E8098A"/>
    <w:rsid w:val="00E86E89"/>
    <w:rsid w:val="00E96BB6"/>
    <w:rsid w:val="00EA18AD"/>
    <w:rsid w:val="00EA1C2A"/>
    <w:rsid w:val="00EA239F"/>
    <w:rsid w:val="00EA2EB3"/>
    <w:rsid w:val="00EC447A"/>
    <w:rsid w:val="00ED276F"/>
    <w:rsid w:val="00ED730C"/>
    <w:rsid w:val="00EE04C9"/>
    <w:rsid w:val="00EE05D2"/>
    <w:rsid w:val="00EE0741"/>
    <w:rsid w:val="00EE164D"/>
    <w:rsid w:val="00EE5B20"/>
    <w:rsid w:val="00EE7BB5"/>
    <w:rsid w:val="00EF394F"/>
    <w:rsid w:val="00EF4BC6"/>
    <w:rsid w:val="00EF5DC5"/>
    <w:rsid w:val="00F20F33"/>
    <w:rsid w:val="00F423C3"/>
    <w:rsid w:val="00F4526E"/>
    <w:rsid w:val="00F465B4"/>
    <w:rsid w:val="00F5437F"/>
    <w:rsid w:val="00F55E03"/>
    <w:rsid w:val="00F6704C"/>
    <w:rsid w:val="00F72FB1"/>
    <w:rsid w:val="00F76F2F"/>
    <w:rsid w:val="00F8203B"/>
    <w:rsid w:val="00F956EC"/>
    <w:rsid w:val="00FB0B1E"/>
    <w:rsid w:val="00FB1AE9"/>
    <w:rsid w:val="00FE1FC2"/>
    <w:rsid w:val="00FE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2704C6"/>
  <w15:chartTrackingRefBased/>
  <w15:docId w15:val="{4CDBB730-8340-4E10-98A4-A113A164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0B01"/>
    <w:pPr>
      <w:spacing w:after="200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locked/>
    <w:rsid w:val="007F622B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4770F"/>
    <w:pPr>
      <w:ind w:left="720"/>
    </w:pPr>
  </w:style>
  <w:style w:type="paragraph" w:styleId="a4">
    <w:name w:val="Balloon Text"/>
    <w:basedOn w:val="a"/>
    <w:link w:val="a5"/>
    <w:uiPriority w:val="99"/>
    <w:semiHidden/>
    <w:rsid w:val="00AB7FE4"/>
    <w:pPr>
      <w:spacing w:after="0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a5">
    <w:name w:val="טקסט בלונים תו"/>
    <w:link w:val="a4"/>
    <w:uiPriority w:val="99"/>
    <w:semiHidden/>
    <w:locked/>
    <w:rsid w:val="00AB7FE4"/>
    <w:rPr>
      <w:rFonts w:ascii="Tahoma" w:hAnsi="Tahoma" w:cs="Tahoma"/>
      <w:sz w:val="16"/>
      <w:szCs w:val="16"/>
      <w:lang w:bidi="he-IL"/>
    </w:rPr>
  </w:style>
  <w:style w:type="character" w:styleId="a6">
    <w:name w:val="annotation reference"/>
    <w:uiPriority w:val="99"/>
    <w:semiHidden/>
    <w:rsid w:val="00B61716"/>
    <w:rPr>
      <w:rFonts w:cs="Times New Roman"/>
      <w:sz w:val="16"/>
      <w:szCs w:val="16"/>
    </w:rPr>
  </w:style>
  <w:style w:type="paragraph" w:styleId="a7">
    <w:name w:val="annotation text"/>
    <w:basedOn w:val="a"/>
    <w:link w:val="a8"/>
    <w:uiPriority w:val="99"/>
    <w:semiHidden/>
    <w:rsid w:val="00B61716"/>
    <w:rPr>
      <w:rFonts w:cs="Times New Roman"/>
      <w:sz w:val="20"/>
      <w:szCs w:val="20"/>
      <w:lang w:val="x-none" w:eastAsia="x-none"/>
    </w:rPr>
  </w:style>
  <w:style w:type="character" w:customStyle="1" w:styleId="a8">
    <w:name w:val="טקסט הערה תו"/>
    <w:link w:val="a7"/>
    <w:uiPriority w:val="99"/>
    <w:semiHidden/>
    <w:locked/>
    <w:rsid w:val="00B61716"/>
    <w:rPr>
      <w:rFonts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rsid w:val="00B61716"/>
    <w:rPr>
      <w:b/>
      <w:bCs/>
    </w:rPr>
  </w:style>
  <w:style w:type="character" w:customStyle="1" w:styleId="aa">
    <w:name w:val="נושא הערה תו"/>
    <w:link w:val="a9"/>
    <w:uiPriority w:val="99"/>
    <w:semiHidden/>
    <w:locked/>
    <w:rsid w:val="00B61716"/>
    <w:rPr>
      <w:rFonts w:cs="Times New Roman"/>
      <w:b/>
      <w:bCs/>
      <w:sz w:val="20"/>
      <w:szCs w:val="20"/>
    </w:rPr>
  </w:style>
  <w:style w:type="table" w:styleId="ab">
    <w:name w:val="Table Grid"/>
    <w:basedOn w:val="a1"/>
    <w:uiPriority w:val="99"/>
    <w:locked/>
    <w:rsid w:val="001C3902"/>
    <w:pPr>
      <w:spacing w:after="200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nhideWhenUsed/>
    <w:rsid w:val="00CF507B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d">
    <w:name w:val="כותרת עליונה תו"/>
    <w:link w:val="ac"/>
    <w:rsid w:val="00CF507B"/>
    <w:rPr>
      <w:sz w:val="22"/>
      <w:szCs w:val="22"/>
    </w:rPr>
  </w:style>
  <w:style w:type="paragraph" w:styleId="ae">
    <w:name w:val="footer"/>
    <w:basedOn w:val="a"/>
    <w:link w:val="af"/>
    <w:uiPriority w:val="99"/>
    <w:unhideWhenUsed/>
    <w:rsid w:val="00CF507B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f">
    <w:name w:val="כותרת תחתונה תו"/>
    <w:link w:val="ae"/>
    <w:uiPriority w:val="99"/>
    <w:rsid w:val="00CF507B"/>
    <w:rPr>
      <w:sz w:val="22"/>
      <w:szCs w:val="22"/>
    </w:rPr>
  </w:style>
  <w:style w:type="character" w:styleId="af0">
    <w:name w:val="Intense Reference"/>
    <w:uiPriority w:val="32"/>
    <w:qFormat/>
    <w:rsid w:val="007F622B"/>
    <w:rPr>
      <w:b/>
      <w:bCs/>
      <w:smallCaps/>
      <w:color w:val="C0504D"/>
      <w:spacing w:val="5"/>
      <w:u w:val="single"/>
    </w:rPr>
  </w:style>
  <w:style w:type="character" w:customStyle="1" w:styleId="10">
    <w:name w:val="כותרת 1 תו"/>
    <w:link w:val="1"/>
    <w:rsid w:val="007F622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11">
    <w:name w:val="פיסקת רשימה1"/>
    <w:basedOn w:val="a"/>
    <w:uiPriority w:val="99"/>
    <w:qFormat/>
    <w:rsid w:val="00BD680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A683C-09AE-4AF0-926A-1EA672DAF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631</Words>
  <Characters>3155</Characters>
  <Application>Microsoft Office Word</Application>
  <DocSecurity>0</DocSecurity>
  <Lines>26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בית החולים הווטרינרי של האוניברסיטה העברית, ירושלים</vt:lpstr>
      <vt:lpstr>בית החולים הווטרינרי של האוניברסיטה העברית, ירושלים</vt:lpstr>
    </vt:vector>
  </TitlesOfParts>
  <Company>HUCA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בית החולים הווטרינרי של האוניברסיטה העברית, ירושלים</dc:title>
  <dc:subject/>
  <dc:creator>Amitay</dc:creator>
  <cp:keywords/>
  <cp:lastModifiedBy>user</cp:lastModifiedBy>
  <cp:revision>4</cp:revision>
  <cp:lastPrinted>2024-04-17T07:03:00Z</cp:lastPrinted>
  <dcterms:created xsi:type="dcterms:W3CDTF">2026-01-11T14:18:00Z</dcterms:created>
  <dcterms:modified xsi:type="dcterms:W3CDTF">2026-02-05T09:11:00Z</dcterms:modified>
</cp:coreProperties>
</file>